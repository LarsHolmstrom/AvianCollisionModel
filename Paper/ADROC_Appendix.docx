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21F0" w:rsidRDefault="0015005D">
      <w:pPr>
        <w:pStyle w:val="Title"/>
        <w:jc w:val="both"/>
        <w:rPr>
          <w:del w:id="0" w:author="Lars Holmstrom" w:date="2010-01-16T23:10:00Z"/>
        </w:rPr>
        <w:pPrChange w:id="1" w:author="Lars Holmstrom" w:date="2010-01-17T10:43:00Z">
          <w:pPr>
            <w:spacing w:line="480" w:lineRule="auto"/>
          </w:pPr>
        </w:pPrChange>
      </w:pPr>
      <w:del w:id="2" w:author="Lars Holmstrom" w:date="2010-01-17T14:00:00Z">
        <w:r w:rsidDel="006912FE">
          <w:delText xml:space="preserve">Assessing Avian-Wind Turbine Collision Risk: </w:delText>
        </w:r>
        <w:r w:rsidR="006C5E1C" w:rsidDel="006912FE">
          <w:delText xml:space="preserve">An Approach Angle Dependent </w:delText>
        </w:r>
      </w:del>
      <w:ins w:id="3" w:author="Lars Holmstrom" w:date="2010-01-17T14:00:00Z">
        <w:r w:rsidR="006912FE">
          <w:t xml:space="preserve">The </w:t>
        </w:r>
        <w:proofErr w:type="spellStart"/>
        <w:r w:rsidR="006912FE">
          <w:t>Hamer</w:t>
        </w:r>
      </w:ins>
      <w:proofErr w:type="spellEnd"/>
      <w:del w:id="4" w:author="Lars Holmstrom" w:date="2010-01-17T14:00:00Z">
        <w:r w:rsidR="006C5E1C" w:rsidDel="009D7193">
          <w:delText>Model</w:delText>
        </w:r>
      </w:del>
      <w:ins w:id="5" w:author="Lars Holmstrom" w:date="2010-01-17T10:42:00Z">
        <w:r w:rsidR="006E4C86">
          <w:t xml:space="preserve"> </w:t>
        </w:r>
        <w:r w:rsidR="009D7193">
          <w:t xml:space="preserve">Rotor </w:t>
        </w:r>
      </w:ins>
      <w:ins w:id="6" w:author="Lars Holmstrom" w:date="2010-01-17T14:01:00Z">
        <w:r w:rsidR="00AB44B5">
          <w:t>Risk</w:t>
        </w:r>
      </w:ins>
      <w:ins w:id="7" w:author="Lars Holmstrom" w:date="2010-01-17T10:42:00Z">
        <w:r w:rsidR="009D7193">
          <w:t xml:space="preserve"> </w:t>
        </w:r>
      </w:ins>
      <w:ins w:id="8" w:author="Lars Holmstrom" w:date="2010-01-17T14:01:00Z">
        <w:r w:rsidR="009D7193">
          <w:t>Model</w:t>
        </w:r>
      </w:ins>
    </w:p>
    <w:p w:rsidR="00A521F0" w:rsidRDefault="006C5E1C">
      <w:pPr>
        <w:pStyle w:val="Title"/>
        <w:jc w:val="both"/>
        <w:rPr>
          <w:del w:id="9" w:author="Lars Holmstrom" w:date="2010-01-16T23:10:00Z"/>
        </w:rPr>
        <w:pPrChange w:id="10" w:author="Lars Holmstrom" w:date="2010-01-17T10:43:00Z">
          <w:pPr>
            <w:spacing w:line="480" w:lineRule="auto"/>
            <w:ind w:left="720" w:hanging="720"/>
          </w:pPr>
        </w:pPrChange>
      </w:pPr>
      <w:del w:id="11" w:author="Lars Holmstrom" w:date="2010-01-16T23:10:00Z">
        <w:r w:rsidDel="00EF197D">
          <w:delText>L</w:delText>
        </w:r>
        <w:r w:rsidR="00096AA3" w:rsidDel="00EF197D">
          <w:delText>ars A. Holmstrom</w:delText>
        </w:r>
        <w:r w:rsidR="00096AA3" w:rsidDel="00EF197D">
          <w:rPr>
            <w:vertAlign w:val="superscript"/>
          </w:rPr>
          <w:delText>a</w:delText>
        </w:r>
        <w:r w:rsidDel="00EF197D">
          <w:delText>,</w:delText>
        </w:r>
        <w:r w:rsidR="00096AA3" w:rsidDel="00EF197D">
          <w:delText xml:space="preserve"> Jacob P. Verschuyl</w:delText>
        </w:r>
        <w:r w:rsidR="00096AA3" w:rsidDel="00EF197D">
          <w:rPr>
            <w:vertAlign w:val="superscript"/>
          </w:rPr>
          <w:delText>b</w:delText>
        </w:r>
        <w:r w:rsidR="00096AA3" w:rsidDel="00EF197D">
          <w:delText xml:space="preserve">, </w:delText>
        </w:r>
        <w:r w:rsidR="00976BAF" w:rsidDel="00EF197D">
          <w:delText>Erin M. Colclazier</w:delText>
        </w:r>
        <w:r w:rsidR="00976BAF" w:rsidDel="00EF197D">
          <w:rPr>
            <w:vertAlign w:val="superscript"/>
          </w:rPr>
          <w:delText>b</w:delText>
        </w:r>
        <w:r w:rsidR="00976BAF" w:rsidDel="00EF197D">
          <w:delText>, Nathalie Denis</w:delText>
        </w:r>
        <w:r w:rsidR="00976BAF" w:rsidDel="00EF197D">
          <w:rPr>
            <w:vertAlign w:val="superscript"/>
          </w:rPr>
          <w:delText>b</w:delText>
        </w:r>
        <w:r w:rsidR="00976BAF" w:rsidDel="00EF197D">
          <w:delText>, Thomas E. Hamer</w:delText>
        </w:r>
        <w:r w:rsidR="00976BAF" w:rsidDel="00EF197D">
          <w:rPr>
            <w:vertAlign w:val="superscript"/>
          </w:rPr>
          <w:delText>b,*</w:delText>
        </w:r>
        <w:r w:rsidR="00976BAF" w:rsidDel="00EF197D">
          <w:delText>.</w:delText>
        </w:r>
        <w:r w:rsidR="00096AA3" w:rsidDel="00EF197D">
          <w:delText xml:space="preserve"> </w:delText>
        </w:r>
        <w:r w:rsidDel="00EF197D">
          <w:delText xml:space="preserve"> </w:delText>
        </w:r>
      </w:del>
    </w:p>
    <w:p w:rsidR="00A521F0" w:rsidRDefault="00096AA3">
      <w:pPr>
        <w:pStyle w:val="Title"/>
        <w:jc w:val="both"/>
        <w:rPr>
          <w:del w:id="12" w:author="Lars Holmstrom" w:date="2010-01-16T23:10:00Z"/>
        </w:rPr>
        <w:pPrChange w:id="13" w:author="Lars Holmstrom" w:date="2010-01-17T10:43:00Z">
          <w:pPr>
            <w:spacing w:line="480" w:lineRule="auto"/>
            <w:ind w:left="720" w:hanging="720"/>
          </w:pPr>
        </w:pPrChange>
      </w:pPr>
      <w:del w:id="14" w:author="Lars Holmstrom" w:date="2010-01-16T23:10:00Z">
        <w:r w:rsidDel="00EF197D">
          <w:rPr>
            <w:vertAlign w:val="superscript"/>
          </w:rPr>
          <w:delText>a</w:delText>
        </w:r>
        <w:r w:rsidR="006C5E1C" w:rsidDel="00EF197D">
          <w:delText>Systems Science Graduate Program, Portland State University, P.O. Box 751, Portland, OR 97207</w:delText>
        </w:r>
        <w:r w:rsidDel="00EF197D">
          <w:delText>, USA</w:delText>
        </w:r>
      </w:del>
    </w:p>
    <w:p w:rsidR="00A521F0" w:rsidRDefault="00976BAF">
      <w:pPr>
        <w:pStyle w:val="Title"/>
        <w:jc w:val="both"/>
        <w:rPr>
          <w:del w:id="15" w:author="Lars Holmstrom" w:date="2010-01-16T23:10:00Z"/>
        </w:rPr>
        <w:pPrChange w:id="16" w:author="Lars Holmstrom" w:date="2010-01-17T10:43:00Z">
          <w:pPr>
            <w:spacing w:line="480" w:lineRule="auto"/>
            <w:ind w:left="720" w:hanging="720"/>
          </w:pPr>
        </w:pPrChange>
      </w:pPr>
      <w:del w:id="17" w:author="Lars Holmstrom" w:date="2010-01-16T23:10:00Z">
        <w:r w:rsidRPr="00976BAF" w:rsidDel="00EF197D">
          <w:rPr>
            <w:vertAlign w:val="superscript"/>
          </w:rPr>
          <w:delText>b</w:delText>
        </w:r>
        <w:r w:rsidR="00273215" w:rsidRPr="00976BAF" w:rsidDel="00EF197D">
          <w:delText>Hamer</w:delText>
        </w:r>
        <w:r w:rsidR="00273215" w:rsidDel="00EF197D">
          <w:delText xml:space="preserve"> Environmental, P.O. Box 2561, 1510 South 3rd Street, Mt. Vernon, WA 98273</w:delText>
        </w:r>
        <w:r w:rsidDel="00EF197D">
          <w:delText>, USA</w:delText>
        </w:r>
      </w:del>
    </w:p>
    <w:p w:rsidR="00A521F0" w:rsidRDefault="00A521F0">
      <w:pPr>
        <w:pStyle w:val="Title"/>
        <w:jc w:val="both"/>
        <w:pPrChange w:id="18" w:author="Lars Holmstrom" w:date="2010-01-17T10:43:00Z">
          <w:pPr>
            <w:spacing w:line="480" w:lineRule="auto"/>
          </w:pPr>
        </w:pPrChange>
      </w:pPr>
    </w:p>
    <w:p w:rsidR="00C07AE9" w:rsidRDefault="00C07AE9" w:rsidP="00C07AE9">
      <w:pPr>
        <w:spacing w:line="480" w:lineRule="auto"/>
        <w:ind w:left="720" w:hanging="720"/>
        <w:rPr>
          <w:ins w:id="19" w:author="Lars Holmstrom" w:date="2010-01-17T14:18:00Z"/>
        </w:rPr>
      </w:pPr>
      <w:proofErr w:type="gramStart"/>
      <w:ins w:id="20" w:author="Lars Holmstrom" w:date="2010-01-17T14:18:00Z">
        <w:r>
          <w:t xml:space="preserve">Lars A. </w:t>
        </w:r>
        <w:proofErr w:type="spellStart"/>
        <w:r>
          <w:t>Holmstrom</w:t>
        </w:r>
        <w:r>
          <w:rPr>
            <w:vertAlign w:val="superscript"/>
          </w:rPr>
          <w:t>a</w:t>
        </w:r>
        <w:proofErr w:type="spellEnd"/>
        <w:r>
          <w:t xml:space="preserve">, Jacob P. </w:t>
        </w:r>
        <w:proofErr w:type="spellStart"/>
        <w:r>
          <w:t>Verschuyl</w:t>
        </w:r>
        <w:r>
          <w:rPr>
            <w:vertAlign w:val="superscript"/>
          </w:rPr>
          <w:t>b</w:t>
        </w:r>
        <w:proofErr w:type="spellEnd"/>
        <w:r>
          <w:t xml:space="preserve">, Erin M. </w:t>
        </w:r>
        <w:proofErr w:type="spellStart"/>
        <w:r>
          <w:t>Colclazier</w:t>
        </w:r>
        <w:r>
          <w:rPr>
            <w:vertAlign w:val="superscript"/>
          </w:rPr>
          <w:t>b</w:t>
        </w:r>
        <w:proofErr w:type="spellEnd"/>
        <w:r>
          <w:t xml:space="preserve">, Nathalie </w:t>
        </w:r>
        <w:proofErr w:type="spellStart"/>
        <w:r>
          <w:t>Denis</w:t>
        </w:r>
        <w:r>
          <w:rPr>
            <w:vertAlign w:val="superscript"/>
          </w:rPr>
          <w:t>b</w:t>
        </w:r>
        <w:proofErr w:type="spellEnd"/>
        <w:r>
          <w:t xml:space="preserve">, Thomas E. </w:t>
        </w:r>
        <w:proofErr w:type="spellStart"/>
        <w:r>
          <w:t>Hamer</w:t>
        </w:r>
        <w:r>
          <w:rPr>
            <w:vertAlign w:val="superscript"/>
          </w:rPr>
          <w:t>b</w:t>
        </w:r>
        <w:proofErr w:type="spellEnd"/>
        <w:r>
          <w:rPr>
            <w:vertAlign w:val="superscript"/>
          </w:rPr>
          <w:t>,*</w:t>
        </w:r>
        <w:r>
          <w:t>.</w:t>
        </w:r>
        <w:proofErr w:type="gramEnd"/>
        <w:r>
          <w:t xml:space="preserve">  </w:t>
        </w:r>
      </w:ins>
    </w:p>
    <w:p w:rsidR="00C07AE9" w:rsidRDefault="00C07AE9" w:rsidP="00C07AE9">
      <w:pPr>
        <w:spacing w:line="480" w:lineRule="auto"/>
        <w:ind w:left="720" w:hanging="720"/>
        <w:rPr>
          <w:ins w:id="21" w:author="Lars Holmstrom" w:date="2010-01-17T14:18:00Z"/>
        </w:rPr>
      </w:pPr>
      <w:proofErr w:type="spellStart"/>
      <w:proofErr w:type="gramStart"/>
      <w:ins w:id="22" w:author="Lars Holmstrom" w:date="2010-01-17T14:18:00Z">
        <w:r>
          <w:rPr>
            <w:vertAlign w:val="superscript"/>
          </w:rPr>
          <w:t>a</w:t>
        </w:r>
        <w:r>
          <w:t>Systems</w:t>
        </w:r>
        <w:proofErr w:type="spellEnd"/>
        <w:proofErr w:type="gramEnd"/>
        <w:r>
          <w:t xml:space="preserve"> Science Graduate Program, </w:t>
        </w:r>
        <w:smartTag w:uri="urn:schemas-microsoft-com:office:smarttags" w:element="place">
          <w:smartTag w:uri="urn:schemas-microsoft-com:office:smarttags" w:element="PlaceName">
            <w:r>
              <w:t>Portland</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smartTag w:uri="urn:schemas-microsoft-com:office:smarttags" w:element="address">
          <w:smartTag w:uri="urn:schemas-microsoft-com:office:smarttags" w:element="Street">
            <w:r>
              <w:t>P.O. Box 751</w:t>
            </w:r>
          </w:smartTag>
          <w:r>
            <w:t xml:space="preserve">, </w:t>
          </w:r>
          <w:smartTag w:uri="urn:schemas-microsoft-com:office:smarttags" w:element="City">
            <w:r>
              <w:t>Portland</w:t>
            </w:r>
          </w:smartTag>
          <w:r>
            <w:t xml:space="preserve">, </w:t>
          </w:r>
          <w:smartTag w:uri="urn:schemas-microsoft-com:office:smarttags" w:element="State">
            <w:r>
              <w:t>OR</w:t>
            </w:r>
          </w:smartTag>
          <w:r>
            <w:t xml:space="preserve"> </w:t>
          </w:r>
          <w:smartTag w:uri="urn:schemas-microsoft-com:office:smarttags" w:element="PostalCode">
            <w:r>
              <w:t>97207</w:t>
            </w:r>
          </w:smartTag>
          <w:r>
            <w:t xml:space="preserve">, </w:t>
          </w:r>
          <w:smartTag w:uri="urn:schemas-microsoft-com:office:smarttags" w:element="country-region">
            <w:r>
              <w:t>USA</w:t>
            </w:r>
          </w:smartTag>
        </w:smartTag>
      </w:ins>
    </w:p>
    <w:p w:rsidR="00C07AE9" w:rsidRDefault="00C07AE9" w:rsidP="00C07AE9">
      <w:pPr>
        <w:spacing w:line="480" w:lineRule="auto"/>
        <w:ind w:left="720" w:hanging="720"/>
        <w:rPr>
          <w:ins w:id="23" w:author="Lars Holmstrom" w:date="2010-01-17T14:18:00Z"/>
        </w:rPr>
      </w:pPr>
      <w:proofErr w:type="spellStart"/>
      <w:proofErr w:type="gramStart"/>
      <w:ins w:id="24" w:author="Lars Holmstrom" w:date="2010-01-17T14:18:00Z">
        <w:r w:rsidRPr="00976BAF">
          <w:rPr>
            <w:vertAlign w:val="superscript"/>
          </w:rPr>
          <w:t>b</w:t>
        </w:r>
        <w:r w:rsidRPr="00976BAF">
          <w:t>Hamer</w:t>
        </w:r>
        <w:proofErr w:type="spellEnd"/>
        <w:proofErr w:type="gramEnd"/>
        <w:r>
          <w:t xml:space="preserve"> Environmental, </w:t>
        </w:r>
        <w:smartTag w:uri="urn:schemas-microsoft-com:office:smarttags" w:element="address">
          <w:smartTag w:uri="urn:schemas-microsoft-com:office:smarttags" w:element="Street">
            <w:r>
              <w:t>P.O. Box</w:t>
            </w:r>
          </w:smartTag>
          <w:r>
            <w:t xml:space="preserve"> 2561</w:t>
          </w:r>
        </w:smartTag>
        <w:r>
          <w:t xml:space="preserve">, </w:t>
        </w:r>
        <w:smartTag w:uri="urn:schemas-microsoft-com:office:smarttags" w:element="address">
          <w:smartTag w:uri="urn:schemas-microsoft-com:office:smarttags" w:element="Street">
            <w:r>
              <w:t>1510 South 3rd Street</w:t>
            </w:r>
          </w:smartTag>
          <w:r>
            <w:t xml:space="preserve">, </w:t>
          </w:r>
          <w:smartTag w:uri="urn:schemas-microsoft-com:office:smarttags" w:element="City">
            <w:r>
              <w:t>Mt. Vernon</w:t>
            </w:r>
          </w:smartTag>
          <w:r>
            <w:t xml:space="preserve">, </w:t>
          </w:r>
          <w:smartTag w:uri="urn:schemas-microsoft-com:office:smarttags" w:element="State">
            <w:r>
              <w:t>WA</w:t>
            </w:r>
          </w:smartTag>
          <w:r>
            <w:t xml:space="preserve"> </w:t>
          </w:r>
          <w:smartTag w:uri="urn:schemas-microsoft-com:office:smarttags" w:element="PostalCode">
            <w:r>
              <w:t>98273</w:t>
            </w:r>
          </w:smartTag>
          <w:r>
            <w:t xml:space="preserve">, </w:t>
          </w:r>
          <w:smartTag w:uri="urn:schemas-microsoft-com:office:smarttags" w:element="country-region">
            <w:r>
              <w:t>USA</w:t>
            </w:r>
          </w:smartTag>
        </w:smartTag>
      </w:ins>
    </w:p>
    <w:p w:rsidR="00A521F0" w:rsidRDefault="00A521F0">
      <w:pPr>
        <w:tabs>
          <w:tab w:val="left" w:pos="3390"/>
        </w:tabs>
        <w:spacing w:line="480" w:lineRule="auto"/>
        <w:jc w:val="both"/>
        <w:rPr>
          <w:ins w:id="25" w:author="Lars Holmstrom" w:date="2010-01-16T23:10:00Z"/>
          <w:b/>
        </w:rPr>
        <w:pPrChange w:id="26" w:author="Lars Holmstrom" w:date="2010-01-17T10:43:00Z">
          <w:pPr>
            <w:tabs>
              <w:tab w:val="left" w:pos="3390"/>
            </w:tabs>
            <w:spacing w:line="480" w:lineRule="auto"/>
            <w:ind w:firstLine="705"/>
          </w:pPr>
        </w:pPrChange>
      </w:pPr>
    </w:p>
    <w:p w:rsidR="00A521F0" w:rsidRDefault="006C5E1C">
      <w:pPr>
        <w:spacing w:line="480" w:lineRule="auto"/>
        <w:jc w:val="both"/>
        <w:rPr>
          <w:del w:id="27" w:author="Lars Holmstrom" w:date="2010-01-16T22:59:00Z"/>
        </w:rPr>
        <w:pPrChange w:id="28" w:author="Lars Holmstrom" w:date="2010-01-17T10:43:00Z">
          <w:pPr>
            <w:spacing w:line="480" w:lineRule="auto"/>
          </w:pPr>
        </w:pPrChange>
      </w:pPr>
      <w:del w:id="29" w:author="Lars Holmstrom" w:date="2010-01-16T22:59:00Z">
        <w:r w:rsidDel="00A050C1">
          <w:rPr>
            <w:b/>
          </w:rPr>
          <w:delText>ABSTRACT</w:delText>
        </w:r>
        <w:r w:rsidR="00DE1199" w:rsidDel="00A050C1">
          <w:rPr>
            <w:b/>
          </w:rPr>
          <w:delText xml:space="preserve"> </w:delText>
        </w:r>
        <w:r w:rsidR="007E1BAA" w:rsidDel="00A050C1">
          <w:delText>A site specific model of avian-turbine collision risk is an important component of wind farm impact assessments that will help guide land management decisions.</w:delText>
        </w:r>
        <w:r w:rsidR="003144E9" w:rsidDel="00A050C1">
          <w:delText xml:space="preserve"> </w:delText>
        </w:r>
        <w:r w:rsidR="00DE1199" w:rsidDel="00A050C1">
          <w:delText>We describe a</w:delText>
        </w:r>
        <w:r w:rsidDel="00A050C1">
          <w:delText xml:space="preserve"> mathematical model which </w:delText>
        </w:r>
        <w:r w:rsidR="007919B7" w:rsidDel="00A050C1">
          <w:delText>estimates</w:delText>
        </w:r>
        <w:r w:rsidDel="00A050C1">
          <w:delText xml:space="preserve"> the probability of a collision between a bird passing through a wind turbine and one of the </w:delText>
        </w:r>
        <w:r w:rsidR="007919B7" w:rsidDel="00A050C1">
          <w:delText>turbine components</w:delText>
        </w:r>
        <w:r w:rsidDel="00A050C1">
          <w:delText xml:space="preserve">. </w:delText>
        </w:r>
        <w:r w:rsidR="00DE1199" w:rsidDel="00A050C1">
          <w:delText xml:space="preserve">Our </w:delText>
        </w:r>
        <w:r w:rsidDel="00A050C1">
          <w:delText xml:space="preserve">model improves </w:delText>
        </w:r>
        <w:r w:rsidR="0015005D" w:rsidDel="00A050C1">
          <w:delText xml:space="preserve">significantly </w:delText>
        </w:r>
        <w:r w:rsidDel="00A050C1">
          <w:delText xml:space="preserve">upon the reference “Tucker Model” </w:delText>
        </w:r>
        <w:r w:rsidR="00DE1199" w:rsidDel="00A050C1">
          <w:delText>by</w:delText>
        </w:r>
        <w:r w:rsidDel="00A050C1">
          <w:delText xml:space="preserve"> account</w:delText>
        </w:r>
        <w:r w:rsidR="00DE1199" w:rsidDel="00A050C1">
          <w:delText>ing</w:delText>
        </w:r>
        <w:r w:rsidDel="00A050C1">
          <w:delText xml:space="preserve"> for different angles of </w:delText>
        </w:r>
        <w:r w:rsidR="00DE1199" w:rsidDel="00A050C1">
          <w:delText xml:space="preserve">avian </w:delText>
        </w:r>
        <w:r w:rsidDel="00A050C1">
          <w:delText xml:space="preserve">approach other than perpendicular or parallel to </w:delText>
        </w:r>
        <w:r w:rsidR="007919B7" w:rsidDel="00A050C1">
          <w:delText xml:space="preserve">the </w:delText>
        </w:r>
        <w:r w:rsidR="00DE1199" w:rsidDel="00A050C1">
          <w:delText xml:space="preserve">turbine </w:delText>
        </w:r>
        <w:r w:rsidDel="00A050C1">
          <w:delText xml:space="preserve">rotor plane. </w:delText>
        </w:r>
        <w:r w:rsidR="00BB535C" w:rsidDel="00A050C1">
          <w:delText>We demonstrate</w:delText>
        </w:r>
        <w:r w:rsidR="003B6F28" w:rsidDel="00A050C1">
          <w:delText xml:space="preserve">, using a case study of </w:delText>
        </w:r>
        <w:r w:rsidR="003B6F28" w:rsidDel="00A050C1">
          <w:lastRenderedPageBreak/>
          <w:delText>fall raptor migration data,</w:delText>
        </w:r>
        <w:r w:rsidDel="00A050C1">
          <w:delText xml:space="preserve"> that the angle of approach has a significant effect on the collision probability and should be considered when estimating avian-turbine collision risk.</w:delText>
        </w:r>
        <w:r w:rsidR="003144E9" w:rsidDel="00A050C1">
          <w:delText xml:space="preserve"> </w:delText>
        </w:r>
      </w:del>
    </w:p>
    <w:p w:rsidR="00A521F0" w:rsidRDefault="00A521F0">
      <w:pPr>
        <w:spacing w:line="480" w:lineRule="auto"/>
        <w:jc w:val="both"/>
        <w:rPr>
          <w:del w:id="30" w:author="Lars Holmstrom" w:date="2010-01-16T22:59:00Z"/>
        </w:rPr>
        <w:pPrChange w:id="31" w:author="Lars Holmstrom" w:date="2010-01-17T10:43:00Z">
          <w:pPr>
            <w:spacing w:line="480" w:lineRule="auto"/>
          </w:pPr>
        </w:pPrChange>
      </w:pPr>
    </w:p>
    <w:p w:rsidR="00A521F0" w:rsidRDefault="006C5E1C">
      <w:pPr>
        <w:spacing w:line="480" w:lineRule="auto"/>
        <w:jc w:val="both"/>
        <w:rPr>
          <w:del w:id="32" w:author="Lars Holmstrom" w:date="2010-01-16T22:59:00Z"/>
        </w:rPr>
        <w:pPrChange w:id="33" w:author="Lars Holmstrom" w:date="2010-01-17T10:43:00Z">
          <w:pPr>
            <w:spacing w:line="480" w:lineRule="auto"/>
          </w:pPr>
        </w:pPrChange>
      </w:pPr>
      <w:del w:id="34" w:author="Lars Holmstrom" w:date="2010-01-16T22:59:00Z">
        <w:r w:rsidRPr="00274E12" w:rsidDel="00A050C1">
          <w:rPr>
            <w:i/>
          </w:rPr>
          <w:delText>K</w:delText>
        </w:r>
        <w:r w:rsidR="00274E12" w:rsidDel="00A050C1">
          <w:rPr>
            <w:i/>
          </w:rPr>
          <w:delText>ey words</w:delText>
        </w:r>
        <w:r w:rsidR="00274E12" w:rsidDel="00A050C1">
          <w:delText xml:space="preserve">: </w:delText>
        </w:r>
        <w:r w:rsidRPr="00274E12" w:rsidDel="00A050C1">
          <w:delText xml:space="preserve"> </w:delText>
        </w:r>
        <w:r w:rsidDel="00A050C1">
          <w:delText xml:space="preserve">avian, </w:delText>
        </w:r>
        <w:r w:rsidR="00C33B7E" w:rsidDel="00A050C1">
          <w:delText xml:space="preserve">bird strike, </w:delText>
        </w:r>
        <w:r w:rsidDel="00A050C1">
          <w:delText xml:space="preserve">collision risk, mathematical model, probabilistic, </w:delText>
        </w:r>
        <w:r w:rsidR="00C33B7E" w:rsidDel="00A050C1">
          <w:delText xml:space="preserve">raptor, </w:delText>
        </w:r>
        <w:r w:rsidDel="00A050C1">
          <w:delText>wind turbine</w:delText>
        </w:r>
        <w:r w:rsidR="00C33B7E" w:rsidDel="00A050C1">
          <w:delText>.</w:delText>
        </w:r>
      </w:del>
    </w:p>
    <w:p w:rsidR="00A521F0" w:rsidRDefault="00274E12">
      <w:pPr>
        <w:tabs>
          <w:tab w:val="left" w:pos="3390"/>
        </w:tabs>
        <w:spacing w:line="480" w:lineRule="auto"/>
        <w:jc w:val="both"/>
        <w:rPr>
          <w:del w:id="35" w:author="Lars Holmstrom" w:date="2010-01-16T22:59:00Z"/>
        </w:rPr>
        <w:pPrChange w:id="36" w:author="Lars Holmstrom" w:date="2010-01-17T10:43:00Z">
          <w:pPr>
            <w:tabs>
              <w:tab w:val="left" w:pos="3390"/>
            </w:tabs>
            <w:spacing w:line="480" w:lineRule="auto"/>
          </w:pPr>
        </w:pPrChange>
      </w:pPr>
      <w:del w:id="37" w:author="Lars Holmstrom" w:date="2010-01-16T22:59:00Z">
        <w:r w:rsidDel="00A050C1">
          <w:rPr>
            <w:b/>
          </w:rPr>
          <w:delText xml:space="preserve">1. </w:delText>
        </w:r>
        <w:r w:rsidR="00976BAF" w:rsidDel="00A050C1">
          <w:rPr>
            <w:b/>
          </w:rPr>
          <w:delText>I</w:delText>
        </w:r>
        <w:r w:rsidDel="00A050C1">
          <w:rPr>
            <w:b/>
          </w:rPr>
          <w:delText>ntroduction</w:delText>
        </w:r>
      </w:del>
    </w:p>
    <w:p w:rsidR="00A521F0" w:rsidRDefault="006C5E1C">
      <w:pPr>
        <w:tabs>
          <w:tab w:val="left" w:pos="3390"/>
        </w:tabs>
        <w:spacing w:line="480" w:lineRule="auto"/>
        <w:jc w:val="both"/>
        <w:rPr>
          <w:del w:id="38" w:author="Lars Holmstrom" w:date="2010-01-16T22:59:00Z"/>
        </w:rPr>
        <w:pPrChange w:id="39" w:author="Lars Holmstrom" w:date="2010-01-17T10:43:00Z">
          <w:pPr>
            <w:tabs>
              <w:tab w:val="left" w:pos="3390"/>
            </w:tabs>
            <w:spacing w:line="480" w:lineRule="auto"/>
          </w:pPr>
        </w:pPrChange>
      </w:pPr>
      <w:del w:id="40" w:author="Lars Holmstrom" w:date="2010-01-16T22:59:00Z">
        <w:r w:rsidDel="00A050C1">
          <w:delText xml:space="preserve">Wind power is quickly becoming an attractive renewable energy source across the globe due </w:delText>
        </w:r>
        <w:r w:rsidR="003A2D26" w:rsidDel="00A050C1">
          <w:delText xml:space="preserve">to </w:delText>
        </w:r>
        <w:r w:rsidDel="00A050C1">
          <w:delText xml:space="preserve">its minimal emissions production and increasing efficiency. Wind power is not, however, without environmental impact. </w:delText>
        </w:r>
        <w:r w:rsidR="00F32C76" w:rsidDel="00A050C1">
          <w:delText>W</w:delText>
        </w:r>
        <w:r w:rsidDel="00A050C1">
          <w:delText xml:space="preserve">ind turbines </w:delText>
        </w:r>
        <w:r w:rsidR="00F32C76" w:rsidDel="00A050C1">
          <w:delText xml:space="preserve">have been shown to </w:delText>
        </w:r>
        <w:r w:rsidDel="00A050C1">
          <w:delText xml:space="preserve">pose a threat to bird populations resulting from direct collisions with both the rotor blades and turbine towers (Johnson </w:delText>
        </w:r>
        <w:r w:rsidR="00BC54DB" w:rsidDel="00A050C1">
          <w:delText>et</w:delText>
        </w:r>
        <w:r w:rsidDel="00A050C1">
          <w:delText xml:space="preserve"> al.</w:delText>
        </w:r>
        <w:r w:rsidR="00106B50" w:rsidDel="00A050C1">
          <w:delText>,</w:delText>
        </w:r>
        <w:r w:rsidDel="00A050C1">
          <w:delText xml:space="preserve"> 2002</w:delText>
        </w:r>
        <w:r w:rsidR="00106B50" w:rsidDel="00A050C1">
          <w:delText>;</w:delText>
        </w:r>
        <w:r w:rsidDel="00A050C1">
          <w:delText xml:space="preserve"> Johnson </w:delText>
        </w:r>
        <w:r w:rsidR="00BC54DB" w:rsidDel="00A050C1">
          <w:delText>et</w:delText>
        </w:r>
        <w:r w:rsidDel="00A050C1">
          <w:delText xml:space="preserve"> al.</w:delText>
        </w:r>
        <w:r w:rsidR="00106B50" w:rsidDel="00A050C1">
          <w:delText>,</w:delText>
        </w:r>
        <w:r w:rsidDel="00A050C1">
          <w:delText xml:space="preserve"> 2004). This effect has been documented at numerous installations, including the Altamont Pass Wind Resource Area, where it is estimated that more than 1000 birds are killed annually by about 5000 wind turbines (Thelander </w:delText>
        </w:r>
        <w:r w:rsidR="00BC54DB" w:rsidDel="00A050C1">
          <w:delText>et</w:delText>
        </w:r>
        <w:r w:rsidDel="00A050C1">
          <w:delText xml:space="preserve"> al.</w:delText>
        </w:r>
        <w:r w:rsidR="00106B50" w:rsidDel="00A050C1">
          <w:delText>,</w:delText>
        </w:r>
        <w:r w:rsidDel="00A050C1">
          <w:delText xml:space="preserve"> 2003).</w:delText>
        </w:r>
        <w:r w:rsidR="00C33B7E" w:rsidDel="00A050C1">
          <w:delText xml:space="preserve"> This is an atypically high mortality rate resulting from a combination of local </w:delText>
        </w:r>
        <w:r w:rsidR="00453662" w:rsidDel="00A050C1">
          <w:delText>topography</w:delText>
        </w:r>
        <w:r w:rsidR="00C33B7E" w:rsidDel="00A050C1">
          <w:delText>, weather, and bird behavior. Nonetheless, wind turbine collisions can have a significant impact on bird populations.</w:delText>
        </w:r>
      </w:del>
    </w:p>
    <w:p w:rsidR="00A521F0" w:rsidRDefault="006C5E1C">
      <w:pPr>
        <w:spacing w:line="480" w:lineRule="auto"/>
        <w:jc w:val="both"/>
        <w:rPr>
          <w:del w:id="41" w:author="Lars Holmstrom" w:date="2010-01-16T22:59:00Z"/>
        </w:rPr>
        <w:pPrChange w:id="42" w:author="Lars Holmstrom" w:date="2010-01-17T10:43:00Z">
          <w:pPr>
            <w:spacing w:line="480" w:lineRule="auto"/>
            <w:ind w:firstLine="720"/>
          </w:pPr>
        </w:pPrChange>
      </w:pPr>
      <w:del w:id="43" w:author="Lars Holmstrom" w:date="2010-01-16T22:59:00Z">
        <w:r w:rsidDel="00A050C1">
          <w:delText xml:space="preserve">Due to the potential </w:delText>
        </w:r>
        <w:r w:rsidR="00B506D8" w:rsidDel="00A050C1">
          <w:delText>impact on</w:delText>
        </w:r>
        <w:r w:rsidDel="00A050C1">
          <w:delText xml:space="preserve"> endangered and/or protected bird species, it is becoming common to assess the </w:delText>
        </w:r>
        <w:r w:rsidR="00B506D8" w:rsidDel="00A050C1">
          <w:delText xml:space="preserve">effect </w:delText>
        </w:r>
        <w:r w:rsidDel="00A050C1">
          <w:delText>of proposed wind farms on local and migratory bird populations prior to construction. While other factors such as species and habitat displacement may also result from wind farm construction, a key component of the impact assessment is an estimation of the annual bird mortality rate resulting directly from wind turbine collisions.</w:delText>
        </w:r>
      </w:del>
    </w:p>
    <w:p w:rsidR="00A521F0" w:rsidRDefault="00B506D8">
      <w:pPr>
        <w:spacing w:line="480" w:lineRule="auto"/>
        <w:jc w:val="both"/>
        <w:rPr>
          <w:del w:id="44" w:author="Lars Holmstrom" w:date="2010-01-16T22:59:00Z"/>
        </w:rPr>
        <w:pPrChange w:id="45" w:author="Lars Holmstrom" w:date="2010-01-17T10:43:00Z">
          <w:pPr>
            <w:spacing w:line="480" w:lineRule="auto"/>
            <w:ind w:firstLine="720"/>
          </w:pPr>
        </w:pPrChange>
      </w:pPr>
      <w:del w:id="46" w:author="Lars Holmstrom" w:date="2010-01-16T22:59:00Z">
        <w:r w:rsidDel="00A050C1">
          <w:delText>We</w:delText>
        </w:r>
        <w:r w:rsidR="006C5E1C" w:rsidDel="00A050C1">
          <w:delText xml:space="preserve"> propose a model based approach to this </w:delText>
        </w:r>
        <w:r w:rsidR="00DE1199" w:rsidDel="00A050C1">
          <w:delText xml:space="preserve">mortality </w:delText>
        </w:r>
        <w:r w:rsidR="006C5E1C" w:rsidDel="00A050C1">
          <w:delText xml:space="preserve">estimation problem. The model inputs are based on the characteristics of the wind turbine, characteristics of the bird, wind conditions, and </w:delText>
        </w:r>
        <w:r w:rsidR="00DE1199" w:rsidDel="00A050C1">
          <w:lastRenderedPageBreak/>
          <w:delText xml:space="preserve">bird </w:delText>
        </w:r>
        <w:r w:rsidR="006C5E1C" w:rsidDel="00A050C1">
          <w:delText xml:space="preserve">flight paths. The output is an estimated probability of collision based upon the kinetics of the moving bird and the rotating wind turbine. </w:delText>
        </w:r>
        <w:r w:rsidDel="00A050C1">
          <w:delText>We</w:delText>
        </w:r>
        <w:r w:rsidR="006C5E1C" w:rsidDel="00A050C1">
          <w:delText xml:space="preserve"> focus on the interaction between a single bird and turbine, but the methodology can </w:delText>
        </w:r>
        <w:r w:rsidR="00453662" w:rsidDel="00A050C1">
          <w:delText xml:space="preserve">easily </w:delText>
        </w:r>
        <w:r w:rsidR="006C5E1C" w:rsidDel="00A050C1">
          <w:delText xml:space="preserve">be </w:delText>
        </w:r>
        <w:r w:rsidR="00453662" w:rsidDel="00A050C1">
          <w:delText xml:space="preserve">expanded to </w:delText>
        </w:r>
        <w:r w:rsidR="006C5E1C" w:rsidDel="00A050C1">
          <w:delText xml:space="preserve"> estimate collision probabilities for populations of birds flying across wind farms.</w:delText>
        </w:r>
        <w:r w:rsidR="00BE3CBC" w:rsidDel="00A050C1">
          <w:delText xml:space="preserve"> </w:delText>
        </w:r>
      </w:del>
    </w:p>
    <w:p w:rsidR="00A521F0" w:rsidRDefault="003E5359" w:rsidP="00D33E59">
      <w:pPr>
        <w:tabs>
          <w:tab w:val="left" w:pos="3390"/>
        </w:tabs>
        <w:spacing w:line="480" w:lineRule="auto"/>
        <w:jc w:val="both"/>
        <w:pPrChange w:id="47" w:author="Lars Holmstrom" w:date="2010-01-17T14:05:00Z">
          <w:pPr>
            <w:tabs>
              <w:tab w:val="left" w:pos="3390"/>
            </w:tabs>
            <w:spacing w:line="480" w:lineRule="auto"/>
            <w:ind w:firstLine="705"/>
          </w:pPr>
        </w:pPrChange>
      </w:pPr>
      <w:r>
        <w:t>Our</w:t>
      </w:r>
      <w:r w:rsidR="00C01388">
        <w:t xml:space="preserve"> </w:t>
      </w:r>
      <w:del w:id="48" w:author="Lars Holmstrom" w:date="2010-01-17T11:08:00Z">
        <w:r w:rsidR="00C01388" w:rsidDel="008863A3">
          <w:delText xml:space="preserve">proposed </w:delText>
        </w:r>
      </w:del>
      <w:r w:rsidR="00C01388">
        <w:t>model</w:t>
      </w:r>
      <w:r w:rsidR="006C5E1C">
        <w:t xml:space="preserve"> </w:t>
      </w:r>
      <w:ins w:id="49" w:author="Lars Holmstrom" w:date="2010-01-17T11:08:00Z">
        <w:r w:rsidR="008863A3">
          <w:t xml:space="preserve">for estimating avian rotor collision probabilities </w:t>
        </w:r>
      </w:ins>
      <w:r w:rsidR="006C5E1C">
        <w:t xml:space="preserve">is an extension of the collision model </w:t>
      </w:r>
      <w:r w:rsidR="00C01388">
        <w:t>introduced by</w:t>
      </w:r>
      <w:r w:rsidR="006C5E1C">
        <w:t xml:space="preserve"> Tucker </w:t>
      </w:r>
      <w:r w:rsidR="00C01388">
        <w:t>(</w:t>
      </w:r>
      <w:r w:rsidR="006C5E1C">
        <w:t>1996</w:t>
      </w:r>
      <w:r w:rsidR="005C4D60">
        <w:t>a</w:t>
      </w:r>
      <w:r w:rsidR="006C5E1C">
        <w:t>) – an oft cited resource for estimating avian-turbine collision risk</w:t>
      </w:r>
      <w:r w:rsidR="00F004CC">
        <w:t xml:space="preserve"> (</w:t>
      </w:r>
      <w:r w:rsidR="00A70D8A">
        <w:t>Tucker</w:t>
      </w:r>
      <w:r w:rsidR="00106B50">
        <w:t>,</w:t>
      </w:r>
      <w:r w:rsidR="005C4D60">
        <w:t xml:space="preserve"> 1996b</w:t>
      </w:r>
      <w:r w:rsidR="00106B50">
        <w:t>;</w:t>
      </w:r>
      <w:r w:rsidR="005C4D60">
        <w:t xml:space="preserve"> </w:t>
      </w:r>
      <w:proofErr w:type="spellStart"/>
      <w:r w:rsidR="000A5B12" w:rsidRPr="005B7122">
        <w:t>Desholm</w:t>
      </w:r>
      <w:proofErr w:type="spellEnd"/>
      <w:r w:rsidR="000A5B12">
        <w:t xml:space="preserve"> </w:t>
      </w:r>
      <w:r w:rsidR="00A70D8A">
        <w:t xml:space="preserve">and </w:t>
      </w:r>
      <w:proofErr w:type="spellStart"/>
      <w:r w:rsidR="00A70D8A">
        <w:t>Kahlert</w:t>
      </w:r>
      <w:proofErr w:type="spellEnd"/>
      <w:r w:rsidR="00106B50">
        <w:t>,</w:t>
      </w:r>
      <w:r w:rsidR="000A5B12">
        <w:t xml:space="preserve"> </w:t>
      </w:r>
      <w:r w:rsidR="000A5B12" w:rsidRPr="005B7122">
        <w:t>2005</w:t>
      </w:r>
      <w:r w:rsidR="00106B50">
        <w:t>;</w:t>
      </w:r>
      <w:r w:rsidR="00D821BB" w:rsidRPr="005B70F3">
        <w:t xml:space="preserve"> </w:t>
      </w:r>
      <w:r w:rsidR="00D821BB" w:rsidRPr="005B7122">
        <w:t>Chamberlain</w:t>
      </w:r>
      <w:r w:rsidR="00A70D8A">
        <w:t xml:space="preserve"> et al.</w:t>
      </w:r>
      <w:r w:rsidR="00106B50">
        <w:t>,</w:t>
      </w:r>
      <w:r w:rsidR="00D821BB">
        <w:t xml:space="preserve"> 2006</w:t>
      </w:r>
      <w:r w:rsidR="00106B50">
        <w:t>;</w:t>
      </w:r>
      <w:r w:rsidR="000A5B12">
        <w:t xml:space="preserve"> </w:t>
      </w:r>
      <w:proofErr w:type="spellStart"/>
      <w:r w:rsidR="00A70D8A">
        <w:t>Desholm</w:t>
      </w:r>
      <w:proofErr w:type="spellEnd"/>
      <w:r w:rsidR="005C4D60">
        <w:t xml:space="preserve"> et. al.</w:t>
      </w:r>
      <w:r w:rsidR="00106B50">
        <w:t>,</w:t>
      </w:r>
      <w:r w:rsidR="005C4D60">
        <w:t xml:space="preserve"> 2006)</w:t>
      </w:r>
      <w:r w:rsidR="006C5E1C">
        <w:t xml:space="preserve">. Where the Tucker model addresses cases where the bird's </w:t>
      </w:r>
      <w:del w:id="50" w:author="Lars Holmstrom" w:date="2010-01-17T09:12:00Z">
        <w:r w:rsidR="006C5E1C" w:rsidDel="00034947">
          <w:delText>flight direction</w:delText>
        </w:r>
      </w:del>
      <w:ins w:id="51" w:author="Lars Holmstrom" w:date="2010-01-17T11:16:00Z">
        <w:r w:rsidR="00A7710D">
          <w:t>air</w:t>
        </w:r>
      </w:ins>
      <w:ins w:id="52" w:author="Lars Holmstrom" w:date="2010-01-17T09:12:00Z">
        <w:r w:rsidR="00034947">
          <w:t xml:space="preserve"> speed</w:t>
        </w:r>
      </w:ins>
      <w:r w:rsidR="006C5E1C">
        <w:t xml:space="preserve"> is either parallel or perpendicular to the </w:t>
      </w:r>
      <w:del w:id="53" w:author="Lars Holmstrom" w:date="2010-01-17T11:17:00Z">
        <w:r w:rsidR="006C5E1C" w:rsidDel="00A7710D">
          <w:delText>plane of the turbine rotors</w:delText>
        </w:r>
      </w:del>
      <w:ins w:id="54" w:author="Lars Holmstrom" w:date="2010-01-17T11:17:00Z">
        <w:r w:rsidR="00A7710D">
          <w:t>wind direction</w:t>
        </w:r>
      </w:ins>
      <w:r w:rsidR="006C5E1C">
        <w:t xml:space="preserve">, </w:t>
      </w:r>
      <w:r w:rsidR="00C01388">
        <w:t>our model</w:t>
      </w:r>
      <w:r w:rsidR="006C5E1C">
        <w:t xml:space="preserve"> analyzes the more general case of oblique angles of approach. This </w:t>
      </w:r>
      <w:r w:rsidR="006C5E1C" w:rsidRPr="001D25AC">
        <w:t>is an important improvement, since birds often follow flight paths that are not dependent on the wind direction, but rather on established migratory routes or geologic features such as valleys or coastlines</w:t>
      </w:r>
      <w:r w:rsidR="00A70D8A">
        <w:t xml:space="preserve"> (Williams</w:t>
      </w:r>
      <w:r w:rsidR="00116D5E">
        <w:t xml:space="preserve"> et al.</w:t>
      </w:r>
      <w:r w:rsidR="00106B50">
        <w:t>,</w:t>
      </w:r>
      <w:r w:rsidR="00116D5E">
        <w:t xml:space="preserve"> 2001). </w:t>
      </w:r>
      <w:ins w:id="55" w:author="Lars Holmstrom" w:date="2010-01-17T09:13:00Z">
        <w:r w:rsidR="00361C41">
          <w:t>A detailed description of this model follows</w:t>
        </w:r>
      </w:ins>
      <w:ins w:id="56" w:author="Lars Holmstrom" w:date="2010-01-17T11:10:00Z">
        <w:r w:rsidR="008863A3">
          <w:t>. A</w:t>
        </w:r>
      </w:ins>
      <w:ins w:id="57" w:author="Lars Holmstrom" w:date="2010-01-17T09:13:00Z">
        <w:r w:rsidR="00361C41">
          <w:t>ddition</w:t>
        </w:r>
      </w:ins>
      <w:ins w:id="58" w:author="Lars Holmstrom" w:date="2010-01-17T11:10:00Z">
        <w:r w:rsidR="008863A3">
          <w:t>ally, a</w:t>
        </w:r>
      </w:ins>
      <w:ins w:id="59" w:author="Lars Holmstrom" w:date="2010-01-17T09:13:00Z">
        <w:r w:rsidR="008863A3">
          <w:t xml:space="preserve">n </w:t>
        </w:r>
      </w:ins>
      <w:ins w:id="60" w:author="Lars Holmstrom" w:date="2010-01-17T11:10:00Z">
        <w:r w:rsidR="008863A3">
          <w:t xml:space="preserve">example application of the model is performed </w:t>
        </w:r>
      </w:ins>
      <w:del w:id="61" w:author="Lars Holmstrom" w:date="2010-01-17T09:14:00Z">
        <w:r w:rsidR="002330CC" w:rsidRPr="001D25AC" w:rsidDel="00361C41">
          <w:delText xml:space="preserve">To demonstrate the unique properties of our model we </w:delText>
        </w:r>
      </w:del>
      <w:r w:rsidR="002330CC" w:rsidRPr="001D25AC">
        <w:t>utiliz</w:t>
      </w:r>
      <w:del w:id="62" w:author="Lars Holmstrom" w:date="2010-01-17T09:14:00Z">
        <w:r w:rsidR="002330CC" w:rsidRPr="001D25AC" w:rsidDel="00361C41">
          <w:delText>e</w:delText>
        </w:r>
      </w:del>
      <w:ins w:id="63" w:author="Lars Holmstrom" w:date="2010-01-17T09:14:00Z">
        <w:r w:rsidR="00361C41">
          <w:t>ing</w:t>
        </w:r>
      </w:ins>
      <w:r w:rsidR="002330CC" w:rsidRPr="001D25AC">
        <w:t xml:space="preserve"> </w:t>
      </w:r>
      <w:r w:rsidR="000067F2" w:rsidRPr="001D25AC">
        <w:t xml:space="preserve">species specific </w:t>
      </w:r>
      <w:r w:rsidR="002330CC" w:rsidRPr="001D25AC">
        <w:t xml:space="preserve">flight </w:t>
      </w:r>
      <w:r w:rsidR="000067F2" w:rsidRPr="001D25AC">
        <w:t xml:space="preserve">speed and </w:t>
      </w:r>
      <w:r w:rsidR="002330CC" w:rsidRPr="001D25AC">
        <w:t>direction</w:t>
      </w:r>
      <w:r w:rsidR="002330CC">
        <w:t xml:space="preserve"> data from a raptor migration case study in Central Washington. </w:t>
      </w:r>
      <w:del w:id="64" w:author="Lars Holmstrom" w:date="2010-01-17T11:11:00Z">
        <w:r w:rsidR="006C5E1C" w:rsidDel="008863A3">
          <w:delText xml:space="preserve">Our </w:delText>
        </w:r>
        <w:r w:rsidR="006264F7" w:rsidDel="008863A3">
          <w:delText>raptor</w:delText>
        </w:r>
      </w:del>
      <w:ins w:id="65" w:author="Lars Holmstrom" w:date="2010-01-17T11:11:00Z">
        <w:r w:rsidR="008863A3">
          <w:t>This</w:t>
        </w:r>
      </w:ins>
      <w:r w:rsidR="006264F7">
        <w:t xml:space="preserve"> </w:t>
      </w:r>
      <w:del w:id="66" w:author="Lars Holmstrom" w:date="2010-01-17T11:11:00Z">
        <w:r w:rsidR="00DE1199" w:rsidDel="008863A3">
          <w:delText xml:space="preserve">case </w:delText>
        </w:r>
        <w:r w:rsidR="006C5E1C" w:rsidDel="008863A3">
          <w:delText>study</w:delText>
        </w:r>
      </w:del>
      <w:ins w:id="67" w:author="Lars Holmstrom" w:date="2010-01-17T11:11:00Z">
        <w:r w:rsidR="008863A3">
          <w:t>example</w:t>
        </w:r>
      </w:ins>
      <w:r w:rsidR="006C5E1C">
        <w:t xml:space="preserve"> shows that the angle of approach has a significant effect on </w:t>
      </w:r>
      <w:del w:id="68" w:author="Lars Holmstrom" w:date="2010-01-17T14:05:00Z">
        <w:r w:rsidR="006C5E1C" w:rsidDel="00D33E59">
          <w:delText xml:space="preserve">the </w:delText>
        </w:r>
      </w:del>
      <w:r w:rsidR="006C5E1C">
        <w:t>collision probability and should be considered when estimating avian-turbine collision risk.</w:t>
      </w:r>
    </w:p>
    <w:p w:rsidR="00A521F0" w:rsidRDefault="00274E12">
      <w:pPr>
        <w:spacing w:line="480" w:lineRule="auto"/>
        <w:jc w:val="both"/>
        <w:rPr>
          <w:b/>
        </w:rPr>
        <w:pPrChange w:id="69" w:author="Lars Holmstrom" w:date="2010-01-17T10:43:00Z">
          <w:pPr>
            <w:spacing w:line="480" w:lineRule="auto"/>
          </w:pPr>
        </w:pPrChange>
      </w:pPr>
      <w:r>
        <w:rPr>
          <w:b/>
        </w:rPr>
        <w:t xml:space="preserve">2. </w:t>
      </w:r>
      <w:r w:rsidR="006C5E1C">
        <w:rPr>
          <w:b/>
        </w:rPr>
        <w:t>M</w:t>
      </w:r>
      <w:r>
        <w:rPr>
          <w:b/>
        </w:rPr>
        <w:t>ethods</w:t>
      </w:r>
    </w:p>
    <w:p w:rsidR="00A521F0" w:rsidRDefault="00274E12">
      <w:pPr>
        <w:spacing w:line="480" w:lineRule="auto"/>
        <w:jc w:val="both"/>
        <w:rPr>
          <w:b/>
        </w:rPr>
        <w:pPrChange w:id="70" w:author="Lars Holmstrom" w:date="2010-01-17T10:43:00Z">
          <w:pPr>
            <w:spacing w:line="480" w:lineRule="auto"/>
          </w:pPr>
        </w:pPrChange>
      </w:pPr>
      <w:bookmarkStart w:id="71" w:name="DDE_LINK"/>
      <w:r w:rsidRPr="00274E12">
        <w:rPr>
          <w:b/>
        </w:rPr>
        <w:t xml:space="preserve">2.1 </w:t>
      </w:r>
      <w:r w:rsidR="00A75BFD" w:rsidRPr="00274E12">
        <w:rPr>
          <w:b/>
        </w:rPr>
        <w:t xml:space="preserve">Data Collection for Raptor Risk of Collision Case Study in </w:t>
      </w:r>
      <w:smartTag w:uri="urn:schemas-microsoft-com:office:smarttags" w:element="place">
        <w:r w:rsidR="00A75BFD" w:rsidRPr="00274E12">
          <w:rPr>
            <w:b/>
          </w:rPr>
          <w:t>Central Washington</w:t>
        </w:r>
      </w:smartTag>
      <w:r w:rsidR="00A75BFD" w:rsidRPr="00274E12">
        <w:rPr>
          <w:b/>
        </w:rPr>
        <w:t xml:space="preserve"> </w:t>
      </w:r>
      <w:r w:rsidR="00A75BFD" w:rsidRPr="00274E12">
        <w:rPr>
          <w:rStyle w:val="CommentReference"/>
          <w:b/>
          <w:vanish/>
        </w:rPr>
        <w:t>CCasC</w:t>
      </w:r>
    </w:p>
    <w:p w:rsidR="00A521F0" w:rsidRDefault="00A75BFD">
      <w:pPr>
        <w:spacing w:line="480" w:lineRule="auto"/>
        <w:jc w:val="both"/>
        <w:pPrChange w:id="72" w:author="Lars Holmstrom" w:date="2010-01-17T10:43:00Z">
          <w:pPr>
            <w:spacing w:line="480" w:lineRule="auto"/>
          </w:pPr>
        </w:pPrChange>
      </w:pPr>
      <w:r>
        <w:t xml:space="preserve">Our field surveys employed a combination of radar and outside observers to correctly identify and capture species specific raptor data during fall migration. The radar sampled in both the horizontal and vertical modes to </w:t>
      </w:r>
      <w:r w:rsidR="00453662">
        <w:t>gather passage rate and flight height data</w:t>
      </w:r>
      <w:r>
        <w:t xml:space="preserve">. In the horizontal </w:t>
      </w:r>
      <w:r>
        <w:lastRenderedPageBreak/>
        <w:t>mode, the modified marine radar (</w:t>
      </w:r>
      <w:r w:rsidRPr="0058290E">
        <w:t>F</w:t>
      </w:r>
      <w:r w:rsidR="00A638AB">
        <w:t>R</w:t>
      </w:r>
      <w:r w:rsidRPr="0058290E">
        <w:t xml:space="preserve"> 1510, Mark </w:t>
      </w:r>
      <w:smartTag w:uri="urn:schemas-microsoft-com:office:smarttags" w:element="stockticker">
        <w:r w:rsidRPr="0058290E">
          <w:t>III</w:t>
        </w:r>
      </w:smartTag>
      <w:r w:rsidR="00A638AB">
        <w:t xml:space="preserve">, </w:t>
      </w:r>
      <w:proofErr w:type="spellStart"/>
      <w:r w:rsidR="00A638AB">
        <w:t>Furuno</w:t>
      </w:r>
      <w:proofErr w:type="spellEnd"/>
      <w:r w:rsidR="00A638AB">
        <w:t xml:space="preserve"> Electric Co., </w:t>
      </w:r>
      <w:proofErr w:type="gramStart"/>
      <w:smartTag w:uri="urn:schemas-microsoft-com:office:smarttags" w:element="place">
        <w:r w:rsidR="00A638AB">
          <w:t>Nishinomiya</w:t>
        </w:r>
        <w:proofErr w:type="gramEnd"/>
        <w:r w:rsidR="00A638AB">
          <w:t xml:space="preserve">, </w:t>
        </w:r>
        <w:smartTag w:uri="urn:schemas-microsoft-com:office:smarttags" w:element="country-region">
          <w:r w:rsidR="00A638AB">
            <w:t>Japan</w:t>
          </w:r>
        </w:smartTag>
      </w:smartTag>
      <w:r>
        <w:t>) tracked flight speeds, flight directions</w:t>
      </w:r>
      <w:r w:rsidR="00C33B7E">
        <w:t>,</w:t>
      </w:r>
      <w:r>
        <w:t xml:space="preserve"> and passage rates of birds</w:t>
      </w:r>
      <w:r w:rsidR="00C33B7E">
        <w:t xml:space="preserve"> (events)</w:t>
      </w:r>
      <w:r>
        <w:t xml:space="preserve"> through the project area. In the vertical mode, the elevation above the radar unit was measured</w:t>
      </w:r>
      <w:r w:rsidRPr="00AC6BF0">
        <w:t xml:space="preserve"> </w:t>
      </w:r>
      <w:r>
        <w:t xml:space="preserve">for each event. Radar sampling modes were alternated after </w:t>
      </w:r>
      <w:r w:rsidRPr="00B10D4A">
        <w:t>40</w:t>
      </w:r>
      <w:r>
        <w:t xml:space="preserve"> minutes of sampling.</w:t>
      </w:r>
    </w:p>
    <w:p w:rsidR="00A521F0" w:rsidRDefault="00A75BFD">
      <w:pPr>
        <w:pStyle w:val="BodyText"/>
        <w:spacing w:after="0" w:line="480" w:lineRule="auto"/>
        <w:ind w:firstLine="720"/>
        <w:jc w:val="both"/>
        <w:pPrChange w:id="73" w:author="Lars Holmstrom" w:date="2010-01-17T10:43:00Z">
          <w:pPr>
            <w:pStyle w:val="BodyText"/>
            <w:spacing w:after="0" w:line="480" w:lineRule="auto"/>
            <w:ind w:firstLine="720"/>
          </w:pPr>
        </w:pPrChange>
      </w:pPr>
      <w:r>
        <w:t xml:space="preserve">The radar cannot reliably differentiate raptor species. As a result, the radar technician was in constant contact with visual observers to assign species to radar events via two-way radios. The radar technician </w:t>
      </w:r>
      <w:r w:rsidR="009B6039">
        <w:t>conveyed</w:t>
      </w:r>
      <w:r>
        <w:t xml:space="preserve"> event locations (height and distance) to the nearest visual observers in an attempt to get species confirmation. Confirmed individuals of two species (Sharp-shinned Hawk [</w:t>
      </w:r>
      <w:r w:rsidRPr="003137A1">
        <w:rPr>
          <w:i/>
          <w:iCs/>
        </w:rPr>
        <w:t xml:space="preserve">Accipiter </w:t>
      </w:r>
      <w:proofErr w:type="spellStart"/>
      <w:r w:rsidRPr="003137A1">
        <w:rPr>
          <w:i/>
          <w:iCs/>
        </w:rPr>
        <w:t>striatus</w:t>
      </w:r>
      <w:proofErr w:type="spellEnd"/>
      <w:r>
        <w:t>] and Golden Eagle [</w:t>
      </w:r>
      <w:smartTag w:uri="urn:schemas-microsoft-com:office:smarttags" w:element="place">
        <w:r w:rsidRPr="003137A1">
          <w:rPr>
            <w:i/>
            <w:iCs/>
          </w:rPr>
          <w:t>Aquila</w:t>
        </w:r>
      </w:smartTag>
      <w:r w:rsidRPr="003137A1">
        <w:rPr>
          <w:i/>
          <w:iCs/>
        </w:rPr>
        <w:t xml:space="preserve"> </w:t>
      </w:r>
      <w:proofErr w:type="spellStart"/>
      <w:r w:rsidRPr="003137A1">
        <w:rPr>
          <w:i/>
          <w:iCs/>
        </w:rPr>
        <w:t>chrysaetos</w:t>
      </w:r>
      <w:proofErr w:type="spellEnd"/>
      <w:r>
        <w:t xml:space="preserve">]) were used in our analysis due to the notable differences in </w:t>
      </w:r>
      <w:r w:rsidR="00453662">
        <w:t xml:space="preserve">their </w:t>
      </w:r>
      <w:r>
        <w:t>body size</w:t>
      </w:r>
      <w:r w:rsidR="00453662">
        <w:t>,</w:t>
      </w:r>
      <w:r>
        <w:t xml:space="preserve"> flight speed and pattern</w:t>
      </w:r>
      <w:r w:rsidR="00453662">
        <w:t>,</w:t>
      </w:r>
      <w:r w:rsidR="00453662" w:rsidRPr="00453662">
        <w:t xml:space="preserve"> </w:t>
      </w:r>
      <w:r w:rsidR="00453662">
        <w:t>as well as their abundance in the project area</w:t>
      </w:r>
      <w:r>
        <w:t xml:space="preserve">. </w:t>
      </w:r>
    </w:p>
    <w:p w:rsidR="00A521F0" w:rsidRDefault="00A75BFD">
      <w:pPr>
        <w:spacing w:line="480" w:lineRule="auto"/>
        <w:ind w:firstLine="720"/>
        <w:jc w:val="both"/>
        <w:rPr>
          <w:b/>
          <w:bCs/>
          <w:shd w:val="clear" w:color="auto" w:fill="FFFF00"/>
        </w:rPr>
        <w:pPrChange w:id="74" w:author="Lars Holmstrom" w:date="2010-01-17T10:43:00Z">
          <w:pPr>
            <w:spacing w:line="480" w:lineRule="auto"/>
            <w:ind w:firstLine="720"/>
          </w:pPr>
        </w:pPrChange>
      </w:pPr>
      <w:r w:rsidRPr="00CA0AC8">
        <w:t>The horizontal radar scanning array was operated at 1.5 km radius at a short pulse length</w:t>
      </w:r>
      <w:r>
        <w:t xml:space="preserve"> (0.07 µs)</w:t>
      </w:r>
      <w:r w:rsidRPr="00CA0AC8">
        <w:t>. The radar detected raptors out to 1375 m</w:t>
      </w:r>
      <w:r w:rsidRPr="00CA0AC8" w:rsidDel="00CF2A8B">
        <w:t xml:space="preserve"> </w:t>
      </w:r>
      <w:r w:rsidRPr="00CA0AC8">
        <w:t>on each side of the radar for a total diameter of 2750 m</w:t>
      </w:r>
      <w:r w:rsidR="009B6039">
        <w:t>.</w:t>
      </w:r>
      <w:r w:rsidRPr="00CA0AC8">
        <w:t xml:space="preserve"> </w:t>
      </w:r>
      <w:r w:rsidR="009B6039">
        <w:t xml:space="preserve"> </w:t>
      </w:r>
      <w:r w:rsidRPr="00CA0AC8">
        <w:t xml:space="preserve">The vertical radar scanning array was </w:t>
      </w:r>
      <w:r>
        <w:t xml:space="preserve">also </w:t>
      </w:r>
      <w:r w:rsidRPr="00CA0AC8">
        <w:t xml:space="preserve">operated </w:t>
      </w:r>
      <w:r w:rsidR="004C6F0D">
        <w:t>at 1</w:t>
      </w:r>
      <w:r w:rsidRPr="00CA0AC8">
        <w:t>.5 km r</w:t>
      </w:r>
      <w:r>
        <w:t xml:space="preserve">adius at a short pulse length. </w:t>
      </w:r>
      <w:r w:rsidRPr="00CA0AC8">
        <w:t>This range facilitate</w:t>
      </w:r>
      <w:r>
        <w:t>d</w:t>
      </w:r>
      <w:r w:rsidRPr="00CA0AC8">
        <w:t xml:space="preserve"> detection and reco</w:t>
      </w:r>
      <w:r>
        <w:t xml:space="preserve">rding of low altitude </w:t>
      </w:r>
      <w:r w:rsidR="00C33B7E">
        <w:t>bird</w:t>
      </w:r>
      <w:r>
        <w:t xml:space="preserve">s. </w:t>
      </w:r>
      <w:r w:rsidRPr="00CA0AC8">
        <w:t xml:space="preserve">The vertical radar was oriented to collect data along an east-west transect that </w:t>
      </w:r>
      <w:r>
        <w:t>was</w:t>
      </w:r>
      <w:r w:rsidRPr="00CA0AC8">
        <w:t xml:space="preserve"> perpendicular to the main (north-south) dir</w:t>
      </w:r>
      <w:r>
        <w:t>ection of raptor migration.</w:t>
      </w:r>
      <w:r w:rsidRPr="00CA0AC8">
        <w:t xml:space="preserve"> Slope distance and bearing </w:t>
      </w:r>
      <w:r>
        <w:t>above horizontal “ground level”</w:t>
      </w:r>
      <w:r w:rsidRPr="00CA0AC8">
        <w:t xml:space="preserve"> were collected by the radar technician for each </w:t>
      </w:r>
      <w:r>
        <w:t xml:space="preserve">confirmed </w:t>
      </w:r>
      <w:r w:rsidR="00C33B7E">
        <w:t>bird</w:t>
      </w:r>
      <w:r w:rsidRPr="00CA0AC8">
        <w:t xml:space="preserve"> allowing for </w:t>
      </w:r>
      <w:r>
        <w:t xml:space="preserve">accurate </w:t>
      </w:r>
      <w:r w:rsidRPr="00CA0AC8">
        <w:t xml:space="preserve">calculation of </w:t>
      </w:r>
      <w:r>
        <w:t>horizontal distance and height.</w:t>
      </w:r>
      <w:r w:rsidRPr="00C56D2B">
        <w:t xml:space="preserve"> </w:t>
      </w:r>
      <w:bookmarkEnd w:id="71"/>
    </w:p>
    <w:p w:rsidR="00A521F0" w:rsidRDefault="00274E12">
      <w:pPr>
        <w:spacing w:line="480" w:lineRule="auto"/>
        <w:jc w:val="both"/>
        <w:rPr>
          <w:b/>
        </w:rPr>
        <w:pPrChange w:id="75" w:author="Lars Holmstrom" w:date="2010-01-17T10:43:00Z">
          <w:pPr>
            <w:spacing w:line="480" w:lineRule="auto"/>
          </w:pPr>
        </w:pPrChange>
      </w:pPr>
      <w:r>
        <w:rPr>
          <w:b/>
          <w:bCs/>
        </w:rPr>
        <w:t xml:space="preserve">2.2 </w:t>
      </w:r>
      <w:r w:rsidR="006C5E1C" w:rsidRPr="006C5AA0">
        <w:rPr>
          <w:b/>
          <w:bCs/>
        </w:rPr>
        <w:t>M</w:t>
      </w:r>
      <w:r w:rsidR="006C5E1C">
        <w:rPr>
          <w:b/>
        </w:rPr>
        <w:t>odel Assumptions/Simplifications</w:t>
      </w:r>
    </w:p>
    <w:p w:rsidR="00A521F0" w:rsidRDefault="00C33B7E">
      <w:pPr>
        <w:spacing w:line="480" w:lineRule="auto"/>
        <w:jc w:val="both"/>
        <w:pPrChange w:id="76" w:author="Lars Holmstrom" w:date="2010-01-17T10:43:00Z">
          <w:pPr>
            <w:spacing w:line="480" w:lineRule="auto"/>
          </w:pPr>
        </w:pPrChange>
      </w:pPr>
      <w:r>
        <w:t>T</w:t>
      </w:r>
      <w:r w:rsidR="006C5E1C">
        <w:t xml:space="preserve">o simplify the analysis of </w:t>
      </w:r>
      <w:r w:rsidR="002330CC">
        <w:t xml:space="preserve">avian </w:t>
      </w:r>
      <w:r w:rsidR="006C5E1C">
        <w:t xml:space="preserve">collision risk, a number of assumptions </w:t>
      </w:r>
      <w:r w:rsidR="0015005D">
        <w:t>were</w:t>
      </w:r>
      <w:r w:rsidR="006C5E1C">
        <w:t xml:space="preserve"> made in the design of </w:t>
      </w:r>
      <w:r w:rsidR="002330CC">
        <w:t xml:space="preserve">our </w:t>
      </w:r>
      <w:r w:rsidR="006C5E1C">
        <w:t xml:space="preserve">model. While some of these simplifications limit the generality and accuracy of the model, they can be justified in that they make the derivation and implementation of the model </w:t>
      </w:r>
      <w:r w:rsidR="006C5E1C">
        <w:lastRenderedPageBreak/>
        <w:t>more tractable while still modeling the salient features of the avian-turbine interactions.</w:t>
      </w:r>
      <w:r w:rsidR="0015005D" w:rsidRPr="0015005D">
        <w:t xml:space="preserve"> </w:t>
      </w:r>
      <w:r w:rsidR="0015005D">
        <w:t>Most of the model assumptions were inherited directly from the Tucker model, but the most significant warrant further discussion.</w:t>
      </w:r>
    </w:p>
    <w:p w:rsidR="00A521F0" w:rsidRDefault="006C5E1C">
      <w:pPr>
        <w:tabs>
          <w:tab w:val="left" w:pos="3390"/>
        </w:tabs>
        <w:spacing w:line="480" w:lineRule="auto"/>
        <w:ind w:firstLine="720"/>
        <w:jc w:val="both"/>
        <w:pPrChange w:id="77" w:author="Lars Holmstrom" w:date="2010-01-17T10:43:00Z">
          <w:pPr>
            <w:tabs>
              <w:tab w:val="left" w:pos="3390"/>
            </w:tabs>
            <w:spacing w:line="480" w:lineRule="auto"/>
            <w:ind w:firstLine="720"/>
          </w:pPr>
        </w:pPrChange>
      </w:pPr>
      <w:r>
        <w:t xml:space="preserve">One of the assumptions shared by both the Tucker and </w:t>
      </w:r>
      <w:r w:rsidR="00C56D2B">
        <w:t xml:space="preserve">our </w:t>
      </w:r>
      <w:r>
        <w:t xml:space="preserve">proposed </w:t>
      </w:r>
      <w:proofErr w:type="spellStart"/>
      <w:r w:rsidR="009B6039">
        <w:t>Hamer</w:t>
      </w:r>
      <w:proofErr w:type="spellEnd"/>
      <w:r w:rsidR="009B6039">
        <w:t xml:space="preserve"> Model</w:t>
      </w:r>
      <w:r w:rsidR="00D54A5B">
        <w:t xml:space="preserve"> is </w:t>
      </w:r>
      <w:r>
        <w:t>that birds have a straight flight path which is parallel to the ground. Since birds engaged in other behaviors such as foraging and hunting often use erratic or circular flight patterns which vary in altitude (</w:t>
      </w:r>
      <w:proofErr w:type="spellStart"/>
      <w:r>
        <w:t>Thelander</w:t>
      </w:r>
      <w:proofErr w:type="spellEnd"/>
      <w:r>
        <w:t xml:space="preserve"> </w:t>
      </w:r>
      <w:r w:rsidR="00BC54DB">
        <w:t>et</w:t>
      </w:r>
      <w:r>
        <w:t xml:space="preserve"> al.</w:t>
      </w:r>
      <w:r w:rsidR="00B96E0C">
        <w:t>,</w:t>
      </w:r>
      <w:r>
        <w:t xml:space="preserve"> 2003), the model </w:t>
      </w:r>
      <w:r w:rsidR="0015005D">
        <w:t xml:space="preserve">would </w:t>
      </w:r>
      <w:r w:rsidR="00C56D2B">
        <w:t xml:space="preserve">need further adaptations </w:t>
      </w:r>
      <w:r>
        <w:t>to</w:t>
      </w:r>
      <w:r w:rsidR="00C56D2B">
        <w:t xml:space="preserve"> incorporate the variations specific</w:t>
      </w:r>
      <w:r>
        <w:t xml:space="preserve"> to </w:t>
      </w:r>
      <w:r w:rsidR="00C56D2B">
        <w:t xml:space="preserve">those </w:t>
      </w:r>
      <w:r>
        <w:t xml:space="preserve">situations. </w:t>
      </w:r>
      <w:r w:rsidR="00C56D2B">
        <w:t>However, t</w:t>
      </w:r>
      <w:r>
        <w:t>he passage of a bird through the rotor plane of a wind turbine is typically a brief event</w:t>
      </w:r>
      <w:r w:rsidR="00C56D2B">
        <w:t>. Therefore,</w:t>
      </w:r>
      <w:r>
        <w:t xml:space="preserve"> even </w:t>
      </w:r>
      <w:r w:rsidR="00C56D2B">
        <w:t xml:space="preserve">such </w:t>
      </w:r>
      <w:r>
        <w:t>complex flight patterns can be modeled using the simplified assumption of straight flight paths that are parallel to the ground while passing through the rotor plane.</w:t>
      </w:r>
    </w:p>
    <w:p w:rsidR="00A521F0" w:rsidRDefault="006C5E1C">
      <w:pPr>
        <w:spacing w:line="480" w:lineRule="auto"/>
        <w:ind w:firstLine="720"/>
        <w:jc w:val="both"/>
        <w:pPrChange w:id="78" w:author="Lars Holmstrom" w:date="2010-01-17T10:43:00Z">
          <w:pPr>
            <w:spacing w:line="480" w:lineRule="auto"/>
            <w:ind w:firstLine="720"/>
          </w:pPr>
        </w:pPrChange>
      </w:pPr>
      <w:r>
        <w:t xml:space="preserve">Another simplification shared by both the Tucker and </w:t>
      </w:r>
      <w:r w:rsidR="00C56D2B">
        <w:t xml:space="preserve">our </w:t>
      </w:r>
      <w:proofErr w:type="spellStart"/>
      <w:r w:rsidR="009B6039">
        <w:t>Hamer</w:t>
      </w:r>
      <w:proofErr w:type="spellEnd"/>
      <w:r w:rsidR="009B6039">
        <w:t xml:space="preserve"> Model</w:t>
      </w:r>
      <w:r>
        <w:t xml:space="preserve"> is </w:t>
      </w:r>
      <w:r w:rsidR="004A22CB">
        <w:t xml:space="preserve">to model </w:t>
      </w:r>
      <w:r>
        <w:t>a flying bird</w:t>
      </w:r>
      <w:r w:rsidR="00C56D2B">
        <w:t xml:space="preserve"> as </w:t>
      </w:r>
      <w:r>
        <w:t>a two dimensional rectangle representing the wingspan and length of the bird. Clearly, a bird has girth as well, may be flapping its wings while traversing the plane of the turbine, and is often more of a ‘T’ shape than a rectangle when viewed from above. The decision to model a bird as a rectangle was made to simplify the mathematical analysis of the problem and to reduce the description of the bird's physical shape down to two parameters. These simplifications, as opposed to a more complete description of the physical dimensions of a bird in flight, can be shown to have only a small effect on the outcome of the model.</w:t>
      </w:r>
    </w:p>
    <w:p w:rsidR="00A521F0" w:rsidRDefault="006C5E1C">
      <w:pPr>
        <w:spacing w:line="480" w:lineRule="auto"/>
        <w:ind w:firstLine="720"/>
        <w:jc w:val="both"/>
        <w:pPrChange w:id="79" w:author="Lars Holmstrom" w:date="2010-01-17T10:43:00Z">
          <w:pPr>
            <w:spacing w:line="480" w:lineRule="auto"/>
            <w:ind w:firstLine="720"/>
          </w:pPr>
        </w:pPrChange>
      </w:pPr>
      <w:r>
        <w:t>The third and most profound assumption in the current model is that there are no behavioral interactions between the birds and the turbine. Since bird species have been shown to avoid turbines and wind farms in existing installations (</w:t>
      </w:r>
      <w:proofErr w:type="spellStart"/>
      <w:r>
        <w:t>Kahlert</w:t>
      </w:r>
      <w:proofErr w:type="spellEnd"/>
      <w:r>
        <w:t xml:space="preserve"> </w:t>
      </w:r>
      <w:r w:rsidR="00BC54DB">
        <w:t>et</w:t>
      </w:r>
      <w:r>
        <w:t xml:space="preserve"> al</w:t>
      </w:r>
      <w:r w:rsidR="0064525E">
        <w:t>.</w:t>
      </w:r>
      <w:r w:rsidR="00B96E0C">
        <w:t>,</w:t>
      </w:r>
      <w:r>
        <w:t xml:space="preserve"> 2003</w:t>
      </w:r>
      <w:r w:rsidR="00B96E0C">
        <w:t>;</w:t>
      </w:r>
      <w:r w:rsidR="0064525E">
        <w:t xml:space="preserve"> </w:t>
      </w:r>
      <w:r>
        <w:t>Chamberlain</w:t>
      </w:r>
      <w:r w:rsidR="00B96E0C">
        <w:t>,</w:t>
      </w:r>
      <w:r>
        <w:t xml:space="preserve"> 2006), this simplification will clearly bias the model towards over-estimating the collision probabilities. </w:t>
      </w:r>
      <w:r>
        <w:lastRenderedPageBreak/>
        <w:t>The Tucker model makes an attempt to address this interaction by defining a tangential rotor speed,</w:t>
      </w:r>
      <w:r w:rsidR="00B23014" w:rsidRPr="00B23014">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filled="t">
            <v:fill color2="black"/>
            <v:imagedata r:id="rId8" o:title=""/>
          </v:shape>
          <o:OLEObject Type="Embed" ProgID="Equation.DSMT4" ShapeID="_x0000_i1025" DrawAspect="Content" ObjectID="_1325250443" r:id="rId9"/>
        </w:object>
      </w:r>
      <w:proofErr w:type="gramStart"/>
      <w:r>
        <w:t>,</w:t>
      </w:r>
      <w:proofErr w:type="gramEnd"/>
      <w:r>
        <w:t xml:space="preserve"> below which a bird can avoid the moving rotor. While the motivation behind this addition to the model is rational, it is not clear how </w:t>
      </w:r>
      <w:r w:rsidR="00B23014" w:rsidRPr="00B23014">
        <w:rPr>
          <w:position w:val="-12"/>
        </w:rPr>
        <w:object w:dxaOrig="240" w:dyaOrig="360">
          <v:shape id="_x0000_i1026" type="#_x0000_t75" style="width:12pt;height:18pt" o:ole="" filled="t">
            <v:fill color2="black"/>
            <v:imagedata r:id="rId10" o:title=""/>
          </v:shape>
          <o:OLEObject Type="Embed" ProgID="Equation.DSMT4" ShapeID="_x0000_i1026" DrawAspect="Content" ObjectID="_1325250444" r:id="rId11"/>
        </w:object>
      </w:r>
      <w:r>
        <w:t xml:space="preserve"> should be estimated for different bird species. Furthermore, it is clearly not a complete or accurate description of the behavioral interaction in question, since there is evidence that birds hit non-moving </w:t>
      </w:r>
      <w:r w:rsidR="003104B0">
        <w:t>structures, such</w:t>
      </w:r>
      <w:r w:rsidR="00A70D8A">
        <w:t xml:space="preserve"> as communication towers (Shire</w:t>
      </w:r>
      <w:r w:rsidR="00B96E0C">
        <w:t>,</w:t>
      </w:r>
      <w:r w:rsidR="003104B0">
        <w:t xml:space="preserve"> 2000)</w:t>
      </w:r>
      <w:r>
        <w:t>.</w:t>
      </w:r>
      <w:r w:rsidR="00DA4694">
        <w:t xml:space="preserve"> The</w:t>
      </w:r>
      <w:r>
        <w:t xml:space="preserve"> model proposed in this paper</w:t>
      </w:r>
      <w:r w:rsidR="008A706C">
        <w:t xml:space="preserve"> </w:t>
      </w:r>
      <w:r>
        <w:t xml:space="preserve">does not include </w:t>
      </w:r>
      <w:r w:rsidR="00DA4694">
        <w:t>behavioral interactions</w:t>
      </w:r>
      <w:r>
        <w:t xml:space="preserve">. </w:t>
      </w:r>
      <w:r w:rsidR="008A706C">
        <w:t>I</w:t>
      </w:r>
      <w:r>
        <w:t>nstead</w:t>
      </w:r>
      <w:r w:rsidR="008A706C">
        <w:t>, ou</w:t>
      </w:r>
      <w:r w:rsidR="004A22CB">
        <w:t>r</w:t>
      </w:r>
      <w:r w:rsidR="008A706C">
        <w:t xml:space="preserve"> </w:t>
      </w:r>
      <w:proofErr w:type="spellStart"/>
      <w:r w:rsidR="009B6039">
        <w:t>Hamer</w:t>
      </w:r>
      <w:proofErr w:type="spellEnd"/>
      <w:r w:rsidR="009B6039">
        <w:t xml:space="preserve"> Model</w:t>
      </w:r>
      <w:r>
        <w:t xml:space="preserve"> provides an upper bound on the collision probabilities when a straight flight path and no behavioral interaction are assumed</w:t>
      </w:r>
      <w:r w:rsidR="00DA4694">
        <w:t>.</w:t>
      </w:r>
    </w:p>
    <w:p w:rsidR="00A521F0" w:rsidRDefault="00686454" w:rsidP="00C07AE9">
      <w:pPr>
        <w:spacing w:line="480" w:lineRule="auto"/>
        <w:ind w:firstLine="720"/>
        <w:jc w:val="both"/>
        <w:pPrChange w:id="80" w:author="Lars Holmstrom" w:date="2010-01-17T14:18:00Z">
          <w:pPr>
            <w:spacing w:line="480" w:lineRule="auto"/>
            <w:ind w:firstLine="720"/>
          </w:pPr>
        </w:pPrChange>
      </w:pPr>
      <w:r>
        <w:t>T</w:t>
      </w:r>
      <w:r w:rsidR="006C5E1C">
        <w:t xml:space="preserve">he last significant assumption concerns the collision probabilities that are calculated when a three-dimensional </w:t>
      </w:r>
      <w:r w:rsidR="00866894">
        <w:t xml:space="preserve">(3-D) </w:t>
      </w:r>
      <w:r w:rsidR="006C5E1C">
        <w:t xml:space="preserve">rotor blade is considered (one that has a chord length and twist angle along its length). Similar to the Tucker model, the chord length and pitch is assumed to be constant in the region where the bird passes through the rotor plane. </w:t>
      </w:r>
      <w:r w:rsidR="00691455">
        <w:t xml:space="preserve">The </w:t>
      </w:r>
      <w:r w:rsidR="006C5E1C">
        <w:t xml:space="preserve">chord and pitch are calculated from the rotor position where the nose of the bird passes through rotor plane, even though the bird may drift to the right or left depending on the angle of flight relative to this point of entry. This simplification can be shown to have an insignificant affect on the outcome and </w:t>
      </w:r>
      <w:r w:rsidR="00D54A5B">
        <w:t xml:space="preserve">results in a more straight forward </w:t>
      </w:r>
      <w:r w:rsidR="006C5E1C">
        <w:t xml:space="preserve">collision analysis when a </w:t>
      </w:r>
      <w:r w:rsidR="00D54A5B">
        <w:t xml:space="preserve">3-D </w:t>
      </w:r>
      <w:r w:rsidR="006C5E1C">
        <w:t>rotor is considered.</w:t>
      </w:r>
    </w:p>
    <w:p w:rsidR="00A521F0" w:rsidRDefault="00274E12">
      <w:pPr>
        <w:spacing w:line="480" w:lineRule="auto"/>
        <w:jc w:val="both"/>
        <w:rPr>
          <w:b/>
        </w:rPr>
        <w:pPrChange w:id="81" w:author="Lars Holmstrom" w:date="2010-01-17T10:43:00Z">
          <w:pPr>
            <w:spacing w:line="480" w:lineRule="auto"/>
          </w:pPr>
        </w:pPrChange>
      </w:pPr>
      <w:r>
        <w:rPr>
          <w:b/>
        </w:rPr>
        <w:t xml:space="preserve">2.3 </w:t>
      </w:r>
      <w:r w:rsidR="006C5E1C">
        <w:rPr>
          <w:b/>
        </w:rPr>
        <w:t>Model Inputs</w:t>
      </w:r>
    </w:p>
    <w:p w:rsidR="00A521F0" w:rsidRDefault="006C5E1C">
      <w:pPr>
        <w:spacing w:line="480" w:lineRule="auto"/>
        <w:jc w:val="both"/>
        <w:rPr>
          <w:ins w:id="82" w:author="Lars Holmstrom" w:date="2010-01-17T01:03:00Z"/>
        </w:rPr>
        <w:pPrChange w:id="83" w:author="Lars Holmstrom" w:date="2010-01-17T10:43:00Z">
          <w:pPr>
            <w:spacing w:line="480" w:lineRule="auto"/>
          </w:pPr>
        </w:pPrChange>
      </w:pPr>
      <w:r>
        <w:t xml:space="preserve">Each application of </w:t>
      </w:r>
      <w:r w:rsidR="004A22CB">
        <w:t xml:space="preserve">our </w:t>
      </w:r>
      <w:r>
        <w:t xml:space="preserve">model will correspond </w:t>
      </w:r>
      <w:r w:rsidR="004A22CB">
        <w:t xml:space="preserve">to </w:t>
      </w:r>
      <w:r>
        <w:t xml:space="preserve">a </w:t>
      </w:r>
      <w:r w:rsidR="004A22CB">
        <w:t xml:space="preserve">specific </w:t>
      </w:r>
      <w:r>
        <w:t xml:space="preserve">turbine design and </w:t>
      </w:r>
      <w:r w:rsidR="004A22CB">
        <w:t>the</w:t>
      </w:r>
      <w:r>
        <w:t xml:space="preserve"> bird species under consideration. In addition, field survey</w:t>
      </w:r>
      <w:r w:rsidR="00D54A5B">
        <w:t xml:space="preserve"> result</w:t>
      </w:r>
      <w:r>
        <w:t xml:space="preserve">s will provide critical site dependent information about the distribution of wind conditions and local flight paths. </w:t>
      </w:r>
      <w:r w:rsidR="00D54A5B">
        <w:t xml:space="preserve">A number of model parameters are specified by the user based on site characteristics (Table 1). </w:t>
      </w:r>
      <w:r>
        <w:t>The axial induction,</w:t>
      </w:r>
      <w:r w:rsidR="00B23014" w:rsidRPr="00B23014">
        <w:rPr>
          <w:position w:val="-6"/>
        </w:rPr>
        <w:object w:dxaOrig="200" w:dyaOrig="220">
          <v:shape id="_x0000_i1027" type="#_x0000_t75" style="width:9.75pt;height:11.25pt" o:ole="" filled="t">
            <v:fill color2="black"/>
            <v:imagedata r:id="rId12" o:title=""/>
          </v:shape>
          <o:OLEObject Type="Embed" ProgID="Equation.DSMT4" ShapeID="_x0000_i1027" DrawAspect="Content" ObjectID="_1325250445" r:id="rId13"/>
        </w:object>
      </w:r>
      <w:proofErr w:type="gramStart"/>
      <w:r>
        <w:t>,</w:t>
      </w:r>
      <w:proofErr w:type="gramEnd"/>
      <w:r>
        <w:t xml:space="preserve"> accounts for the fact that air flowing through the</w:t>
      </w:r>
      <w:r w:rsidR="00D54A5B">
        <w:t xml:space="preserve"> turbine</w:t>
      </w:r>
      <w:r>
        <w:t xml:space="preserve"> has a </w:t>
      </w:r>
      <w:r w:rsidR="00500D67">
        <w:t>velocity</w:t>
      </w:r>
      <w:r>
        <w:t xml:space="preserve"> less than the wind </w:t>
      </w:r>
      <w:r>
        <w:lastRenderedPageBreak/>
        <w:t>speed (</w:t>
      </w:r>
      <w:smartTag w:uri="urn:schemas-microsoft-com:office:smarttags" w:element="City">
        <w:smartTag w:uri="urn:schemas-microsoft-com:office:smarttags" w:element="place">
          <w:r>
            <w:t>Wilson</w:t>
          </w:r>
        </w:smartTag>
      </w:smartTag>
      <w:r w:rsidR="00B96E0C">
        <w:t>,</w:t>
      </w:r>
      <w:r>
        <w:t xml:space="preserve"> 1994). The angle of orientation describes the bird's rotational orientation with respect to </w:t>
      </w:r>
      <w:r w:rsidR="00634EC3">
        <w:t xml:space="preserve">the direction </w:t>
      </w:r>
      <w:r>
        <w:t>downwind (</w:t>
      </w:r>
      <w:r w:rsidR="004C6F0D" w:rsidRPr="004C6F0D">
        <w:rPr>
          <w:position w:val="-6"/>
        </w:rPr>
        <w:object w:dxaOrig="260" w:dyaOrig="320">
          <v:shape id="_x0000_i1028" type="#_x0000_t75" style="width:12.75pt;height:15.75pt" o:ole="" filled="t">
            <v:fill color2="black"/>
            <v:imagedata r:id="rId14" o:title=""/>
          </v:shape>
          <o:OLEObject Type="Embed" ProgID="Equation.DSMT4" ShapeID="_x0000_i1028" DrawAspect="Content" ObjectID="_1325250446" r:id="rId15"/>
        </w:object>
      </w:r>
      <w:r>
        <w:t>). A flight path rotated to the left relative to downwind results in negative angles</w:t>
      </w:r>
      <w:r w:rsidR="00500D67">
        <w:t xml:space="preserve"> of orientation,</w:t>
      </w:r>
      <w:r>
        <w:t xml:space="preserve"> and rotation to the right results in positive angles</w:t>
      </w:r>
      <w:r w:rsidR="00500D67" w:rsidRPr="00500D67">
        <w:t xml:space="preserve"> </w:t>
      </w:r>
      <w:r w:rsidR="00500D67">
        <w:t>of orientation</w:t>
      </w:r>
      <w:r>
        <w:t xml:space="preserve">. This is not generally equal to the angle that the bird's flight path will intersect the rotor plane (the angle of approach) because flight direction is dependent on both the bird and wind velocity.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Change w:id="84" w:author="Lars Holmstrom" w:date="2010-01-17T14:20:00Z">
          <w:tblPr>
            <w:tblW w:w="0" w:type="auto"/>
            <w:tblLayout w:type="fixed"/>
            <w:tblCellMar>
              <w:left w:w="0" w:type="dxa"/>
              <w:right w:w="0" w:type="dxa"/>
            </w:tblCellMar>
            <w:tblLook w:val="0000"/>
          </w:tblPr>
        </w:tblPrChange>
      </w:tblPr>
      <w:tblGrid>
        <w:gridCol w:w="2344"/>
        <w:gridCol w:w="7026"/>
        <w:tblGridChange w:id="85">
          <w:tblGrid>
            <w:gridCol w:w="1080"/>
            <w:gridCol w:w="3060"/>
          </w:tblGrid>
        </w:tblGridChange>
      </w:tblGrid>
      <w:tr w:rsidR="008423F7" w:rsidTr="00142424">
        <w:trPr>
          <w:cantSplit/>
          <w:ins w:id="86" w:author="Lars Holmstrom" w:date="2010-01-17T01:03:00Z"/>
        </w:trPr>
        <w:tc>
          <w:tcPr>
            <w:tcW w:w="5000" w:type="pct"/>
            <w:gridSpan w:val="2"/>
            <w:tcPrChange w:id="87" w:author="Lars Holmstrom" w:date="2010-01-17T14:20:00Z">
              <w:tcPr>
                <w:tcW w:w="4140" w:type="dxa"/>
                <w:gridSpan w:val="2"/>
                <w:tcBorders>
                  <w:bottom w:val="single" w:sz="8" w:space="0" w:color="000000"/>
                </w:tcBorders>
              </w:tcPr>
            </w:tcPrChange>
          </w:tcPr>
          <w:p w:rsidR="00A521F0" w:rsidRDefault="00801B4D">
            <w:pPr>
              <w:snapToGrid w:val="0"/>
              <w:spacing w:line="480" w:lineRule="auto"/>
              <w:jc w:val="both"/>
              <w:rPr>
                <w:ins w:id="88" w:author="Lars Holmstrom" w:date="2010-01-17T01:03:00Z"/>
                <w:b/>
                <w:bCs/>
                <w:rPrChange w:id="89" w:author="Lars Holmstrom" w:date="2010-01-17T09:28:00Z">
                  <w:rPr>
                    <w:ins w:id="90" w:author="Lars Holmstrom" w:date="2010-01-17T01:03:00Z"/>
                    <w:bCs/>
                  </w:rPr>
                </w:rPrChange>
              </w:rPr>
              <w:pPrChange w:id="91" w:author="Lars Holmstrom" w:date="2010-01-17T10:43:00Z">
                <w:pPr>
                  <w:snapToGrid w:val="0"/>
                  <w:spacing w:line="480" w:lineRule="auto"/>
                </w:pPr>
              </w:pPrChange>
            </w:pPr>
            <w:ins w:id="92" w:author="Lars Holmstrom" w:date="2010-01-17T01:03:00Z">
              <w:r w:rsidRPr="00801B4D">
                <w:rPr>
                  <w:b/>
                  <w:bCs/>
                  <w:rPrChange w:id="93" w:author="Lars Holmstrom" w:date="2010-01-17T09:28:00Z">
                    <w:rPr>
                      <w:bCs/>
                    </w:rPr>
                  </w:rPrChange>
                </w:rPr>
                <w:t>Table 1. Definitions</w:t>
              </w:r>
            </w:ins>
            <w:ins w:id="94" w:author="Lars Holmstrom" w:date="2010-01-17T10:44:00Z">
              <w:r w:rsidR="00866264">
                <w:rPr>
                  <w:b/>
                  <w:bCs/>
                </w:rPr>
                <w:t xml:space="preserve"> of Model Variables</w:t>
              </w:r>
            </w:ins>
          </w:p>
        </w:tc>
      </w:tr>
      <w:tr w:rsidR="008423F7" w:rsidTr="00142424">
        <w:trPr>
          <w:cantSplit/>
          <w:ins w:id="95" w:author="Lars Holmstrom" w:date="2010-01-17T01:03:00Z"/>
        </w:trPr>
        <w:tc>
          <w:tcPr>
            <w:tcW w:w="1251" w:type="pct"/>
            <w:tcBorders>
              <w:bottom w:val="single" w:sz="4" w:space="0" w:color="auto"/>
            </w:tcBorders>
            <w:tcPrChange w:id="96" w:author="Lars Holmstrom" w:date="2010-01-17T14:21:00Z">
              <w:tcPr>
                <w:tcW w:w="1080" w:type="dxa"/>
                <w:tcBorders>
                  <w:top w:val="single" w:sz="8" w:space="0" w:color="000000"/>
                  <w:bottom w:val="single" w:sz="4" w:space="0" w:color="000000"/>
                </w:tcBorders>
              </w:tcPr>
            </w:tcPrChange>
          </w:tcPr>
          <w:p w:rsidR="00A521F0" w:rsidRDefault="00801B4D">
            <w:pPr>
              <w:snapToGrid w:val="0"/>
              <w:spacing w:line="480" w:lineRule="auto"/>
              <w:jc w:val="both"/>
              <w:rPr>
                <w:ins w:id="97" w:author="Lars Holmstrom" w:date="2010-01-17T01:03:00Z"/>
                <w:b/>
                <w:rPrChange w:id="98" w:author="Lars Holmstrom" w:date="2010-01-17T09:30:00Z">
                  <w:rPr>
                    <w:ins w:id="99" w:author="Lars Holmstrom" w:date="2010-01-17T01:03:00Z"/>
                  </w:rPr>
                </w:rPrChange>
              </w:rPr>
              <w:pPrChange w:id="100" w:author="Lars Holmstrom" w:date="2010-01-17T10:43:00Z">
                <w:pPr>
                  <w:snapToGrid w:val="0"/>
                  <w:spacing w:line="480" w:lineRule="auto"/>
                </w:pPr>
              </w:pPrChange>
            </w:pPr>
            <w:ins w:id="101" w:author="Lars Holmstrom" w:date="2010-01-17T01:03:00Z">
              <w:r w:rsidRPr="00801B4D">
                <w:rPr>
                  <w:b/>
                  <w:bCs/>
                  <w:rPrChange w:id="102" w:author="Lars Holmstrom" w:date="2010-01-17T09:30:00Z">
                    <w:rPr>
                      <w:bCs/>
                    </w:rPr>
                  </w:rPrChange>
                </w:rPr>
                <w:t>Parameter</w:t>
              </w:r>
              <w:r w:rsidRPr="00801B4D">
                <w:rPr>
                  <w:b/>
                  <w:rPrChange w:id="103" w:author="Lars Holmstrom" w:date="2010-01-17T09:30:00Z">
                    <w:rPr/>
                  </w:rPrChange>
                </w:rPr>
                <w:t xml:space="preserve"> </w:t>
              </w:r>
            </w:ins>
          </w:p>
        </w:tc>
        <w:tc>
          <w:tcPr>
            <w:tcW w:w="3749" w:type="pct"/>
            <w:tcBorders>
              <w:bottom w:val="single" w:sz="4" w:space="0" w:color="auto"/>
            </w:tcBorders>
            <w:tcPrChange w:id="104" w:author="Lars Holmstrom" w:date="2010-01-17T14:21:00Z">
              <w:tcPr>
                <w:tcW w:w="3060" w:type="dxa"/>
                <w:tcBorders>
                  <w:top w:val="single" w:sz="8" w:space="0" w:color="000000"/>
                  <w:bottom w:val="single" w:sz="4" w:space="0" w:color="000000"/>
                </w:tcBorders>
              </w:tcPr>
            </w:tcPrChange>
          </w:tcPr>
          <w:p w:rsidR="00A521F0" w:rsidRDefault="00801B4D">
            <w:pPr>
              <w:snapToGrid w:val="0"/>
              <w:spacing w:line="480" w:lineRule="auto"/>
              <w:jc w:val="both"/>
              <w:rPr>
                <w:ins w:id="105" w:author="Lars Holmstrom" w:date="2010-01-17T01:03:00Z"/>
                <w:b/>
                <w:rPrChange w:id="106" w:author="Lars Holmstrom" w:date="2010-01-17T09:30:00Z">
                  <w:rPr>
                    <w:ins w:id="107" w:author="Lars Holmstrom" w:date="2010-01-17T01:03:00Z"/>
                  </w:rPr>
                </w:rPrChange>
              </w:rPr>
              <w:pPrChange w:id="108" w:author="Lars Holmstrom" w:date="2010-01-17T10:43:00Z">
                <w:pPr>
                  <w:snapToGrid w:val="0"/>
                  <w:spacing w:line="480" w:lineRule="auto"/>
                </w:pPr>
              </w:pPrChange>
            </w:pPr>
            <w:ins w:id="109" w:author="Lars Holmstrom" w:date="2010-01-17T01:03:00Z">
              <w:r w:rsidRPr="00801B4D">
                <w:rPr>
                  <w:b/>
                  <w:rPrChange w:id="110" w:author="Lars Holmstrom" w:date="2010-01-17T09:30:00Z">
                    <w:rPr/>
                  </w:rPrChange>
                </w:rPr>
                <w:t>Description</w:t>
              </w:r>
            </w:ins>
          </w:p>
        </w:tc>
      </w:tr>
      <w:tr w:rsidR="008423F7" w:rsidTr="00142424">
        <w:trPr>
          <w:cantSplit/>
          <w:ins w:id="111" w:author="Lars Holmstrom" w:date="2010-01-17T01:03:00Z"/>
        </w:trPr>
        <w:tc>
          <w:tcPr>
            <w:tcW w:w="1251" w:type="pct"/>
            <w:tcBorders>
              <w:top w:val="single" w:sz="4" w:space="0" w:color="auto"/>
              <w:left w:val="single" w:sz="4" w:space="0" w:color="auto"/>
              <w:bottom w:val="nil"/>
              <w:right w:val="single" w:sz="4" w:space="0" w:color="auto"/>
            </w:tcBorders>
            <w:tcPrChange w:id="112" w:author="Lars Holmstrom" w:date="2010-01-17T14:21:00Z">
              <w:tcPr>
                <w:tcW w:w="1080" w:type="dxa"/>
                <w:tcBorders>
                  <w:top w:val="single" w:sz="4" w:space="0" w:color="000000"/>
                </w:tcBorders>
              </w:tcPr>
            </w:tcPrChange>
          </w:tcPr>
          <w:p w:rsidR="00A521F0" w:rsidRDefault="008423F7">
            <w:pPr>
              <w:snapToGrid w:val="0"/>
              <w:spacing w:line="480" w:lineRule="auto"/>
              <w:jc w:val="both"/>
              <w:rPr>
                <w:ins w:id="113" w:author="Lars Holmstrom" w:date="2010-01-17T01:03:00Z"/>
                <w:b/>
                <w:rPrChange w:id="114" w:author="Lars Holmstrom" w:date="2010-01-17T09:30:00Z">
                  <w:rPr>
                    <w:ins w:id="115" w:author="Lars Holmstrom" w:date="2010-01-17T01:03:00Z"/>
                  </w:rPr>
                </w:rPrChange>
              </w:rPr>
              <w:pPrChange w:id="116" w:author="Lars Holmstrom" w:date="2010-01-17T10:43:00Z">
                <w:pPr>
                  <w:snapToGrid w:val="0"/>
                  <w:spacing w:line="480" w:lineRule="auto"/>
                </w:pPr>
              </w:pPrChange>
            </w:pPr>
            <w:ins w:id="117" w:author="Lars Holmstrom" w:date="2010-01-17T01:03:00Z">
              <w:r w:rsidRPr="00F9731C">
                <w:rPr>
                  <w:b/>
                  <w:position w:val="1"/>
                </w:rPr>
                <w:object w:dxaOrig="240" w:dyaOrig="220">
                  <v:shape id="_x0000_i1029" type="#_x0000_t75" style="width:12pt;height:11.25pt" o:ole="" filled="t">
                    <v:fill color2="black"/>
                    <v:imagedata r:id="rId16" o:title=""/>
                  </v:shape>
                  <o:OLEObject Type="Embed" ProgID="Equation.DSMT4" ShapeID="_x0000_i1029" DrawAspect="Content" ObjectID="_1325250447" r:id="rId17"/>
                </w:object>
              </w:r>
            </w:ins>
          </w:p>
        </w:tc>
        <w:tc>
          <w:tcPr>
            <w:tcW w:w="3749" w:type="pct"/>
            <w:tcBorders>
              <w:top w:val="single" w:sz="4" w:space="0" w:color="auto"/>
              <w:left w:val="single" w:sz="4" w:space="0" w:color="auto"/>
              <w:bottom w:val="nil"/>
              <w:right w:val="single" w:sz="4" w:space="0" w:color="auto"/>
            </w:tcBorders>
            <w:tcPrChange w:id="118" w:author="Lars Holmstrom" w:date="2010-01-17T14:21:00Z">
              <w:tcPr>
                <w:tcW w:w="3060" w:type="dxa"/>
                <w:tcBorders>
                  <w:top w:val="single" w:sz="4" w:space="0" w:color="000000"/>
                </w:tcBorders>
              </w:tcPr>
            </w:tcPrChange>
          </w:tcPr>
          <w:p w:rsidR="00A521F0" w:rsidRDefault="008423F7">
            <w:pPr>
              <w:snapToGrid w:val="0"/>
              <w:spacing w:line="480" w:lineRule="auto"/>
              <w:rPr>
                <w:ins w:id="119" w:author="Lars Holmstrom" w:date="2010-01-17T01:03:00Z"/>
                <w:rFonts w:ascii="Arial" w:eastAsia="Arial Unicode MS" w:hAnsi="Arial" w:cs="Tahoma"/>
                <w:b/>
                <w:bCs/>
                <w:i/>
                <w:iCs/>
              </w:rPr>
              <w:pPrChange w:id="120" w:author="Lars Holmstrom" w:date="2010-01-17T10:44:00Z">
                <w:pPr>
                  <w:keepNext/>
                  <w:tabs>
                    <w:tab w:val="num" w:pos="0"/>
                  </w:tabs>
                  <w:snapToGrid w:val="0"/>
                  <w:spacing w:before="240" w:after="120" w:line="480" w:lineRule="auto"/>
                  <w:outlineLvl w:val="3"/>
                </w:pPr>
              </w:pPrChange>
            </w:pPr>
            <w:ins w:id="121" w:author="Lars Holmstrom" w:date="2010-01-17T01:03:00Z">
              <w:r>
                <w:t xml:space="preserve">Wing span (m) </w:t>
              </w:r>
            </w:ins>
          </w:p>
        </w:tc>
      </w:tr>
      <w:tr w:rsidR="008423F7" w:rsidTr="00142424">
        <w:trPr>
          <w:cantSplit/>
          <w:ins w:id="122" w:author="Lars Holmstrom" w:date="2010-01-17T01:03:00Z"/>
        </w:trPr>
        <w:tc>
          <w:tcPr>
            <w:tcW w:w="1251" w:type="pct"/>
            <w:tcBorders>
              <w:top w:val="nil"/>
              <w:left w:val="single" w:sz="4" w:space="0" w:color="auto"/>
              <w:bottom w:val="nil"/>
              <w:right w:val="single" w:sz="4" w:space="0" w:color="auto"/>
            </w:tcBorders>
            <w:tcPrChange w:id="123" w:author="Lars Holmstrom" w:date="2010-01-17T14:21:00Z">
              <w:tcPr>
                <w:tcW w:w="1080" w:type="dxa"/>
              </w:tcPr>
            </w:tcPrChange>
          </w:tcPr>
          <w:p w:rsidR="00A521F0" w:rsidRDefault="008423F7">
            <w:pPr>
              <w:snapToGrid w:val="0"/>
              <w:spacing w:line="480" w:lineRule="auto"/>
              <w:jc w:val="both"/>
              <w:rPr>
                <w:ins w:id="124" w:author="Lars Holmstrom" w:date="2010-01-17T01:03:00Z"/>
                <w:b/>
                <w:rPrChange w:id="125" w:author="Lars Holmstrom" w:date="2010-01-17T09:30:00Z">
                  <w:rPr>
                    <w:ins w:id="126" w:author="Lars Holmstrom" w:date="2010-01-17T01:03:00Z"/>
                  </w:rPr>
                </w:rPrChange>
              </w:rPr>
              <w:pPrChange w:id="127" w:author="Lars Holmstrom" w:date="2010-01-17T10:43:00Z">
                <w:pPr>
                  <w:snapToGrid w:val="0"/>
                  <w:spacing w:line="480" w:lineRule="auto"/>
                </w:pPr>
              </w:pPrChange>
            </w:pPr>
            <w:ins w:id="128" w:author="Lars Holmstrom" w:date="2010-01-17T01:03:00Z">
              <w:r w:rsidRPr="00F9731C">
                <w:rPr>
                  <w:b/>
                  <w:position w:val="-1"/>
                </w:rPr>
                <w:object w:dxaOrig="139" w:dyaOrig="279">
                  <v:shape id="_x0000_i1030" type="#_x0000_t75" style="width:6.75pt;height:14.25pt" o:ole="" filled="t">
                    <v:fill color2="black"/>
                    <v:imagedata r:id="rId18" o:title=""/>
                  </v:shape>
                  <o:OLEObject Type="Embed" ProgID="Equation.DSMT4" ShapeID="_x0000_i1030" DrawAspect="Content" ObjectID="_1325250448" r:id="rId19"/>
                </w:object>
              </w:r>
            </w:ins>
          </w:p>
        </w:tc>
        <w:tc>
          <w:tcPr>
            <w:tcW w:w="3749" w:type="pct"/>
            <w:tcBorders>
              <w:top w:val="nil"/>
              <w:left w:val="single" w:sz="4" w:space="0" w:color="auto"/>
              <w:bottom w:val="nil"/>
              <w:right w:val="single" w:sz="4" w:space="0" w:color="auto"/>
            </w:tcBorders>
            <w:tcPrChange w:id="129" w:author="Lars Holmstrom" w:date="2010-01-17T14:21:00Z">
              <w:tcPr>
                <w:tcW w:w="3060" w:type="dxa"/>
              </w:tcPr>
            </w:tcPrChange>
          </w:tcPr>
          <w:p w:rsidR="00A521F0" w:rsidRDefault="008423F7">
            <w:pPr>
              <w:snapToGrid w:val="0"/>
              <w:spacing w:line="480" w:lineRule="auto"/>
              <w:rPr>
                <w:ins w:id="130" w:author="Lars Holmstrom" w:date="2010-01-17T01:03:00Z"/>
                <w:rFonts w:ascii="Arial" w:eastAsia="Arial Unicode MS" w:hAnsi="Arial" w:cs="Tahoma"/>
                <w:b/>
                <w:bCs/>
              </w:rPr>
              <w:pPrChange w:id="131" w:author="Lars Holmstrom" w:date="2010-01-17T10:44:00Z">
                <w:pPr>
                  <w:keepNext/>
                  <w:tabs>
                    <w:tab w:val="num" w:pos="0"/>
                  </w:tabs>
                  <w:snapToGrid w:val="0"/>
                  <w:spacing w:before="240" w:after="120" w:line="480" w:lineRule="auto"/>
                  <w:outlineLvl w:val="4"/>
                </w:pPr>
              </w:pPrChange>
            </w:pPr>
            <w:ins w:id="132" w:author="Lars Holmstrom" w:date="2010-01-17T01:03:00Z">
              <w:r>
                <w:t xml:space="preserve">Length of </w:t>
              </w:r>
            </w:ins>
            <w:ins w:id="133" w:author="Lars Holmstrom" w:date="2010-01-17T09:29:00Z">
              <w:r w:rsidR="003146DA">
                <w:t>b</w:t>
              </w:r>
            </w:ins>
            <w:ins w:id="134" w:author="Lars Holmstrom" w:date="2010-01-17T01:03:00Z">
              <w:r>
                <w:t xml:space="preserve">ird (m) </w:t>
              </w:r>
            </w:ins>
          </w:p>
        </w:tc>
      </w:tr>
      <w:tr w:rsidR="008423F7" w:rsidTr="00142424">
        <w:trPr>
          <w:cantSplit/>
          <w:ins w:id="135" w:author="Lars Holmstrom" w:date="2010-01-17T01:03:00Z"/>
        </w:trPr>
        <w:tc>
          <w:tcPr>
            <w:tcW w:w="1251" w:type="pct"/>
            <w:tcBorders>
              <w:top w:val="nil"/>
              <w:left w:val="single" w:sz="4" w:space="0" w:color="auto"/>
              <w:bottom w:val="nil"/>
              <w:right w:val="single" w:sz="4" w:space="0" w:color="auto"/>
            </w:tcBorders>
            <w:tcPrChange w:id="136" w:author="Lars Holmstrom" w:date="2010-01-17T14:21:00Z">
              <w:tcPr>
                <w:tcW w:w="1080" w:type="dxa"/>
              </w:tcPr>
            </w:tcPrChange>
          </w:tcPr>
          <w:p w:rsidR="00A521F0" w:rsidRDefault="008423F7">
            <w:pPr>
              <w:snapToGrid w:val="0"/>
              <w:spacing w:line="480" w:lineRule="auto"/>
              <w:jc w:val="both"/>
              <w:rPr>
                <w:ins w:id="137" w:author="Lars Holmstrom" w:date="2010-01-17T01:03:00Z"/>
                <w:b/>
                <w:rPrChange w:id="138" w:author="Lars Holmstrom" w:date="2010-01-17T09:30:00Z">
                  <w:rPr>
                    <w:ins w:id="139" w:author="Lars Holmstrom" w:date="2010-01-17T01:03:00Z"/>
                  </w:rPr>
                </w:rPrChange>
              </w:rPr>
              <w:pPrChange w:id="140" w:author="Lars Holmstrom" w:date="2010-01-17T10:43:00Z">
                <w:pPr>
                  <w:snapToGrid w:val="0"/>
                  <w:spacing w:line="480" w:lineRule="auto"/>
                </w:pPr>
              </w:pPrChange>
            </w:pPr>
            <w:ins w:id="141" w:author="Lars Holmstrom" w:date="2010-01-17T01:03:00Z">
              <w:r w:rsidRPr="00F9731C">
                <w:rPr>
                  <w:b/>
                  <w:position w:val="-12"/>
                </w:rPr>
                <w:object w:dxaOrig="300" w:dyaOrig="360">
                  <v:shape id="_x0000_i1031" type="#_x0000_t75" style="width:15pt;height:18pt" o:ole="" filled="t">
                    <v:fill color2="black"/>
                    <v:imagedata r:id="rId20" o:title=""/>
                  </v:shape>
                  <o:OLEObject Type="Embed" ProgID="Equation.DSMT4" ShapeID="_x0000_i1031" DrawAspect="Content" ObjectID="_1325250449" r:id="rId21"/>
                </w:object>
              </w:r>
            </w:ins>
          </w:p>
        </w:tc>
        <w:tc>
          <w:tcPr>
            <w:tcW w:w="3749" w:type="pct"/>
            <w:tcBorders>
              <w:top w:val="nil"/>
              <w:left w:val="single" w:sz="4" w:space="0" w:color="auto"/>
              <w:bottom w:val="nil"/>
              <w:right w:val="single" w:sz="4" w:space="0" w:color="auto"/>
            </w:tcBorders>
            <w:tcPrChange w:id="142" w:author="Lars Holmstrom" w:date="2010-01-17T14:21:00Z">
              <w:tcPr>
                <w:tcW w:w="3060" w:type="dxa"/>
              </w:tcPr>
            </w:tcPrChange>
          </w:tcPr>
          <w:p w:rsidR="00A521F0" w:rsidRDefault="008423F7">
            <w:pPr>
              <w:snapToGrid w:val="0"/>
              <w:spacing w:line="480" w:lineRule="auto"/>
              <w:rPr>
                <w:ins w:id="143" w:author="Lars Holmstrom" w:date="2010-01-17T01:03:00Z"/>
                <w:rFonts w:asciiTheme="majorHAnsi" w:eastAsiaTheme="majorEastAsia" w:hAnsiTheme="majorHAnsi" w:cstheme="majorBidi"/>
                <w:i/>
                <w:iCs/>
                <w:color w:val="243F60" w:themeColor="accent1" w:themeShade="7F"/>
              </w:rPr>
              <w:pPrChange w:id="144" w:author="Lars Holmstrom" w:date="2010-01-17T10:44:00Z">
                <w:pPr>
                  <w:keepNext/>
                  <w:keepLines/>
                  <w:snapToGrid w:val="0"/>
                  <w:spacing w:before="200" w:line="480" w:lineRule="auto"/>
                  <w:outlineLvl w:val="5"/>
                </w:pPr>
              </w:pPrChange>
            </w:pPr>
            <w:ins w:id="145" w:author="Lars Holmstrom" w:date="2010-01-17T01:03:00Z">
              <w:r>
                <w:t>Bird’s groundspeed (m/s)</w:t>
              </w:r>
            </w:ins>
          </w:p>
        </w:tc>
      </w:tr>
      <w:tr w:rsidR="008423F7" w:rsidTr="00142424">
        <w:trPr>
          <w:cantSplit/>
          <w:ins w:id="146" w:author="Lars Holmstrom" w:date="2010-01-17T01:03:00Z"/>
        </w:trPr>
        <w:tc>
          <w:tcPr>
            <w:tcW w:w="1251" w:type="pct"/>
            <w:tcBorders>
              <w:top w:val="nil"/>
              <w:left w:val="single" w:sz="4" w:space="0" w:color="auto"/>
              <w:bottom w:val="nil"/>
              <w:right w:val="single" w:sz="4" w:space="0" w:color="auto"/>
            </w:tcBorders>
            <w:tcPrChange w:id="147" w:author="Lars Holmstrom" w:date="2010-01-17T14:21:00Z">
              <w:tcPr>
                <w:tcW w:w="1080" w:type="dxa"/>
              </w:tcPr>
            </w:tcPrChange>
          </w:tcPr>
          <w:p w:rsidR="00A521F0" w:rsidRDefault="008423F7">
            <w:pPr>
              <w:snapToGrid w:val="0"/>
              <w:spacing w:line="480" w:lineRule="auto"/>
              <w:jc w:val="both"/>
              <w:rPr>
                <w:ins w:id="148" w:author="Lars Holmstrom" w:date="2010-01-17T01:03:00Z"/>
                <w:b/>
                <w:rPrChange w:id="149" w:author="Lars Holmstrom" w:date="2010-01-17T09:30:00Z">
                  <w:rPr>
                    <w:ins w:id="150" w:author="Lars Holmstrom" w:date="2010-01-17T01:03:00Z"/>
                  </w:rPr>
                </w:rPrChange>
              </w:rPr>
              <w:pPrChange w:id="151" w:author="Lars Holmstrom" w:date="2010-01-17T10:43:00Z">
                <w:pPr>
                  <w:snapToGrid w:val="0"/>
                  <w:spacing w:line="480" w:lineRule="auto"/>
                </w:pPr>
              </w:pPrChange>
            </w:pPr>
            <w:ins w:id="152" w:author="Lars Holmstrom" w:date="2010-01-17T01:03:00Z">
              <w:r w:rsidRPr="00F9731C">
                <w:rPr>
                  <w:b/>
                  <w:position w:val="-12"/>
                </w:rPr>
                <w:object w:dxaOrig="420" w:dyaOrig="360">
                  <v:shape id="_x0000_i1032" type="#_x0000_t75" style="width:21pt;height:18pt" o:ole="" filled="t">
                    <v:fill color2="black"/>
                    <v:imagedata r:id="rId22" o:title=""/>
                  </v:shape>
                  <o:OLEObject Type="Embed" ProgID="Equation.DSMT4" ShapeID="_x0000_i1032" DrawAspect="Content" ObjectID="_1325250450" r:id="rId23"/>
                </w:object>
              </w:r>
            </w:ins>
          </w:p>
        </w:tc>
        <w:tc>
          <w:tcPr>
            <w:tcW w:w="3749" w:type="pct"/>
            <w:tcBorders>
              <w:top w:val="nil"/>
              <w:left w:val="single" w:sz="4" w:space="0" w:color="auto"/>
              <w:bottom w:val="nil"/>
              <w:right w:val="single" w:sz="4" w:space="0" w:color="auto"/>
            </w:tcBorders>
            <w:tcPrChange w:id="153" w:author="Lars Holmstrom" w:date="2010-01-17T14:21:00Z">
              <w:tcPr>
                <w:tcW w:w="3060" w:type="dxa"/>
              </w:tcPr>
            </w:tcPrChange>
          </w:tcPr>
          <w:p w:rsidR="00A521F0" w:rsidRDefault="008423F7">
            <w:pPr>
              <w:snapToGrid w:val="0"/>
              <w:spacing w:line="480" w:lineRule="auto"/>
              <w:rPr>
                <w:ins w:id="154" w:author="Lars Holmstrom" w:date="2010-01-17T01:03:00Z"/>
                <w:rFonts w:asciiTheme="majorHAnsi" w:eastAsiaTheme="majorEastAsia" w:hAnsiTheme="majorHAnsi" w:cstheme="majorBidi"/>
                <w:i/>
                <w:iCs/>
                <w:color w:val="404040" w:themeColor="text1" w:themeTint="BF"/>
              </w:rPr>
              <w:pPrChange w:id="155" w:author="Lars Holmstrom" w:date="2010-01-17T10:44:00Z">
                <w:pPr>
                  <w:keepNext/>
                  <w:keepLines/>
                  <w:snapToGrid w:val="0"/>
                  <w:spacing w:before="200" w:line="480" w:lineRule="auto"/>
                  <w:outlineLvl w:val="6"/>
                </w:pPr>
              </w:pPrChange>
            </w:pPr>
            <w:ins w:id="156" w:author="Lars Holmstrom" w:date="2010-01-17T01:03:00Z">
              <w:r>
                <w:t>Bird’s groundspeed, after accounting for the axial induction factor (m/s)</w:t>
              </w:r>
            </w:ins>
          </w:p>
        </w:tc>
      </w:tr>
      <w:tr w:rsidR="008423F7" w:rsidTr="00142424">
        <w:trPr>
          <w:cantSplit/>
          <w:ins w:id="157" w:author="Lars Holmstrom" w:date="2010-01-17T01:03:00Z"/>
        </w:trPr>
        <w:tc>
          <w:tcPr>
            <w:tcW w:w="1251" w:type="pct"/>
            <w:tcBorders>
              <w:top w:val="nil"/>
              <w:left w:val="single" w:sz="4" w:space="0" w:color="auto"/>
              <w:bottom w:val="nil"/>
              <w:right w:val="single" w:sz="4" w:space="0" w:color="auto"/>
            </w:tcBorders>
            <w:tcPrChange w:id="158" w:author="Lars Holmstrom" w:date="2010-01-17T14:21:00Z">
              <w:tcPr>
                <w:tcW w:w="1080" w:type="dxa"/>
              </w:tcPr>
            </w:tcPrChange>
          </w:tcPr>
          <w:p w:rsidR="00A521F0" w:rsidRDefault="008423F7">
            <w:pPr>
              <w:snapToGrid w:val="0"/>
              <w:spacing w:line="480" w:lineRule="auto"/>
              <w:jc w:val="both"/>
              <w:rPr>
                <w:ins w:id="159" w:author="Lars Holmstrom" w:date="2010-01-17T01:03:00Z"/>
                <w:b/>
                <w:rPrChange w:id="160" w:author="Lars Holmstrom" w:date="2010-01-17T09:30:00Z">
                  <w:rPr>
                    <w:ins w:id="161" w:author="Lars Holmstrom" w:date="2010-01-17T01:03:00Z"/>
                  </w:rPr>
                </w:rPrChange>
              </w:rPr>
              <w:pPrChange w:id="162" w:author="Lars Holmstrom" w:date="2010-01-17T10:43:00Z">
                <w:pPr>
                  <w:snapToGrid w:val="0"/>
                  <w:spacing w:line="480" w:lineRule="auto"/>
                </w:pPr>
              </w:pPrChange>
            </w:pPr>
            <w:ins w:id="163" w:author="Lars Holmstrom" w:date="2010-01-17T01:03:00Z">
              <w:r w:rsidRPr="00F9731C">
                <w:rPr>
                  <w:b/>
                  <w:position w:val="-12"/>
                </w:rPr>
                <w:object w:dxaOrig="279" w:dyaOrig="360">
                  <v:shape id="_x0000_i1033" type="#_x0000_t75" style="width:14.25pt;height:18pt" o:ole="" filled="t">
                    <v:fill color2="black"/>
                    <v:imagedata r:id="rId24" o:title=""/>
                  </v:shape>
                  <o:OLEObject Type="Embed" ProgID="Equation.DSMT4" ShapeID="_x0000_i1033" DrawAspect="Content" ObjectID="_1325250451" r:id="rId25"/>
                </w:object>
              </w:r>
            </w:ins>
          </w:p>
        </w:tc>
        <w:tc>
          <w:tcPr>
            <w:tcW w:w="3749" w:type="pct"/>
            <w:tcBorders>
              <w:top w:val="nil"/>
              <w:left w:val="single" w:sz="4" w:space="0" w:color="auto"/>
              <w:bottom w:val="nil"/>
              <w:right w:val="single" w:sz="4" w:space="0" w:color="auto"/>
            </w:tcBorders>
            <w:tcPrChange w:id="164" w:author="Lars Holmstrom" w:date="2010-01-17T14:21:00Z">
              <w:tcPr>
                <w:tcW w:w="3060" w:type="dxa"/>
              </w:tcPr>
            </w:tcPrChange>
          </w:tcPr>
          <w:p w:rsidR="00A521F0" w:rsidRDefault="008423F7">
            <w:pPr>
              <w:snapToGrid w:val="0"/>
              <w:spacing w:line="480" w:lineRule="auto"/>
              <w:rPr>
                <w:ins w:id="165" w:author="Lars Holmstrom" w:date="2010-01-17T01:03:00Z"/>
                <w:rFonts w:asciiTheme="majorHAnsi" w:eastAsiaTheme="majorEastAsia" w:hAnsiTheme="majorHAnsi" w:cstheme="majorBidi"/>
                <w:color w:val="404040" w:themeColor="text1" w:themeTint="BF"/>
              </w:rPr>
              <w:pPrChange w:id="166" w:author="Lars Holmstrom" w:date="2010-01-17T10:44:00Z">
                <w:pPr>
                  <w:keepNext/>
                  <w:keepLines/>
                  <w:snapToGrid w:val="0"/>
                  <w:spacing w:before="200" w:line="480" w:lineRule="auto"/>
                  <w:outlineLvl w:val="7"/>
                </w:pPr>
              </w:pPrChange>
            </w:pPr>
            <w:ins w:id="167" w:author="Lars Holmstrom" w:date="2010-01-17T01:03:00Z">
              <w:r>
                <w:t xml:space="preserve">Bird’s Air Speed (m/s) </w:t>
              </w:r>
            </w:ins>
          </w:p>
        </w:tc>
      </w:tr>
      <w:tr w:rsidR="008423F7" w:rsidTr="00142424">
        <w:trPr>
          <w:cantSplit/>
          <w:ins w:id="168" w:author="Lars Holmstrom" w:date="2010-01-17T01:03:00Z"/>
        </w:trPr>
        <w:tc>
          <w:tcPr>
            <w:tcW w:w="1251" w:type="pct"/>
            <w:tcBorders>
              <w:top w:val="nil"/>
              <w:left w:val="single" w:sz="4" w:space="0" w:color="auto"/>
              <w:bottom w:val="nil"/>
              <w:right w:val="single" w:sz="4" w:space="0" w:color="auto"/>
            </w:tcBorders>
            <w:tcPrChange w:id="169" w:author="Lars Holmstrom" w:date="2010-01-17T14:21:00Z">
              <w:tcPr>
                <w:tcW w:w="1080" w:type="dxa"/>
              </w:tcPr>
            </w:tcPrChange>
          </w:tcPr>
          <w:p w:rsidR="00A521F0" w:rsidRDefault="008423F7">
            <w:pPr>
              <w:snapToGrid w:val="0"/>
              <w:spacing w:line="480" w:lineRule="auto"/>
              <w:jc w:val="both"/>
              <w:rPr>
                <w:ins w:id="170" w:author="Lars Holmstrom" w:date="2010-01-17T01:03:00Z"/>
                <w:b/>
                <w:rPrChange w:id="171" w:author="Lars Holmstrom" w:date="2010-01-17T09:30:00Z">
                  <w:rPr>
                    <w:ins w:id="172" w:author="Lars Holmstrom" w:date="2010-01-17T01:03:00Z"/>
                  </w:rPr>
                </w:rPrChange>
              </w:rPr>
              <w:pPrChange w:id="173" w:author="Lars Holmstrom" w:date="2010-01-17T10:43:00Z">
                <w:pPr>
                  <w:snapToGrid w:val="0"/>
                  <w:spacing w:line="480" w:lineRule="auto"/>
                </w:pPr>
              </w:pPrChange>
            </w:pPr>
            <w:ins w:id="174" w:author="Lars Holmstrom" w:date="2010-01-17T01:03:00Z">
              <w:r w:rsidRPr="00F9731C">
                <w:rPr>
                  <w:b/>
                  <w:position w:val="-4"/>
                </w:rPr>
                <w:object w:dxaOrig="200" w:dyaOrig="320">
                  <v:shape id="_x0000_i1034" type="#_x0000_t75" style="width:9.75pt;height:15.75pt" o:ole="" filled="t">
                    <v:fill color2="black"/>
                    <v:imagedata r:id="rId26" o:title=""/>
                  </v:shape>
                  <o:OLEObject Type="Embed" ProgID="Equation.DSMT4" ShapeID="_x0000_i1034" DrawAspect="Content" ObjectID="_1325250452" r:id="rId27"/>
                </w:object>
              </w:r>
            </w:ins>
          </w:p>
        </w:tc>
        <w:tc>
          <w:tcPr>
            <w:tcW w:w="3749" w:type="pct"/>
            <w:tcBorders>
              <w:top w:val="nil"/>
              <w:left w:val="single" w:sz="4" w:space="0" w:color="auto"/>
              <w:bottom w:val="nil"/>
              <w:right w:val="single" w:sz="4" w:space="0" w:color="auto"/>
            </w:tcBorders>
            <w:tcPrChange w:id="175" w:author="Lars Holmstrom" w:date="2010-01-17T14:21:00Z">
              <w:tcPr>
                <w:tcW w:w="3060" w:type="dxa"/>
              </w:tcPr>
            </w:tcPrChange>
          </w:tcPr>
          <w:p w:rsidR="00A521F0" w:rsidRDefault="008423F7">
            <w:pPr>
              <w:snapToGrid w:val="0"/>
              <w:spacing w:line="480" w:lineRule="auto"/>
              <w:rPr>
                <w:ins w:id="176" w:author="Lars Holmstrom" w:date="2010-01-17T01:03:00Z"/>
                <w:rFonts w:asciiTheme="majorHAnsi" w:eastAsiaTheme="majorEastAsia" w:hAnsiTheme="majorHAnsi" w:cstheme="majorBidi"/>
                <w:i/>
                <w:iCs/>
                <w:color w:val="404040" w:themeColor="text1" w:themeTint="BF"/>
              </w:rPr>
              <w:pPrChange w:id="177" w:author="Lars Holmstrom" w:date="2010-01-17T10:44:00Z">
                <w:pPr>
                  <w:keepNext/>
                  <w:keepLines/>
                  <w:snapToGrid w:val="0"/>
                  <w:spacing w:before="200" w:line="480" w:lineRule="auto"/>
                  <w:outlineLvl w:val="8"/>
                </w:pPr>
              </w:pPrChange>
            </w:pPr>
            <w:ins w:id="178" w:author="Lars Holmstrom" w:date="2010-01-17T01:03:00Z">
              <w:r>
                <w:t>Angle of approach (radians)</w:t>
              </w:r>
            </w:ins>
          </w:p>
        </w:tc>
      </w:tr>
      <w:tr w:rsidR="008423F7" w:rsidTr="00142424">
        <w:trPr>
          <w:cantSplit/>
          <w:ins w:id="179" w:author="Lars Holmstrom" w:date="2010-01-17T01:03:00Z"/>
        </w:trPr>
        <w:tc>
          <w:tcPr>
            <w:tcW w:w="1251" w:type="pct"/>
            <w:tcBorders>
              <w:top w:val="nil"/>
              <w:left w:val="single" w:sz="4" w:space="0" w:color="auto"/>
              <w:bottom w:val="nil"/>
              <w:right w:val="single" w:sz="4" w:space="0" w:color="auto"/>
            </w:tcBorders>
            <w:tcPrChange w:id="180" w:author="Lars Holmstrom" w:date="2010-01-17T14:21:00Z">
              <w:tcPr>
                <w:tcW w:w="1080" w:type="dxa"/>
              </w:tcPr>
            </w:tcPrChange>
          </w:tcPr>
          <w:p w:rsidR="00A521F0" w:rsidRDefault="008423F7">
            <w:pPr>
              <w:snapToGrid w:val="0"/>
              <w:spacing w:line="480" w:lineRule="auto"/>
              <w:jc w:val="both"/>
              <w:rPr>
                <w:ins w:id="181" w:author="Lars Holmstrom" w:date="2010-01-17T01:03:00Z"/>
                <w:b/>
                <w:rPrChange w:id="182" w:author="Lars Holmstrom" w:date="2010-01-17T09:30:00Z">
                  <w:rPr>
                    <w:ins w:id="183" w:author="Lars Holmstrom" w:date="2010-01-17T01:03:00Z"/>
                  </w:rPr>
                </w:rPrChange>
              </w:rPr>
              <w:pPrChange w:id="184" w:author="Lars Holmstrom" w:date="2010-01-17T10:43:00Z">
                <w:pPr>
                  <w:snapToGrid w:val="0"/>
                  <w:spacing w:line="480" w:lineRule="auto"/>
                </w:pPr>
              </w:pPrChange>
            </w:pPr>
            <w:ins w:id="185" w:author="Lars Holmstrom" w:date="2010-01-17T01:03:00Z">
              <w:r w:rsidRPr="00F9731C">
                <w:rPr>
                  <w:b/>
                  <w:position w:val="-6"/>
                </w:rPr>
                <w:object w:dxaOrig="200" w:dyaOrig="279">
                  <v:shape id="_x0000_i1035" type="#_x0000_t75" style="width:9.75pt;height:14.25pt" o:ole="" filled="t">
                    <v:fill color2="black"/>
                    <v:imagedata r:id="rId28" o:title=""/>
                  </v:shape>
                  <o:OLEObject Type="Embed" ProgID="Equation.DSMT4" ShapeID="_x0000_i1035" DrawAspect="Content" ObjectID="_1325250453" r:id="rId29"/>
                </w:object>
              </w:r>
            </w:ins>
          </w:p>
        </w:tc>
        <w:tc>
          <w:tcPr>
            <w:tcW w:w="3749" w:type="pct"/>
            <w:tcBorders>
              <w:top w:val="nil"/>
              <w:left w:val="single" w:sz="4" w:space="0" w:color="auto"/>
              <w:bottom w:val="nil"/>
              <w:right w:val="single" w:sz="4" w:space="0" w:color="auto"/>
            </w:tcBorders>
            <w:tcPrChange w:id="186" w:author="Lars Holmstrom" w:date="2010-01-17T14:21:00Z">
              <w:tcPr>
                <w:tcW w:w="3060" w:type="dxa"/>
              </w:tcPr>
            </w:tcPrChange>
          </w:tcPr>
          <w:p w:rsidR="00007CC6" w:rsidRDefault="008423F7">
            <w:pPr>
              <w:snapToGrid w:val="0"/>
              <w:spacing w:line="480" w:lineRule="auto"/>
              <w:rPr>
                <w:ins w:id="187" w:author="Lars Holmstrom" w:date="2010-01-17T01:03:00Z"/>
              </w:rPr>
            </w:pPr>
            <w:ins w:id="188" w:author="Lars Holmstrom" w:date="2010-01-17T01:03:00Z">
              <w:r>
                <w:t xml:space="preserve">Angle of orientation (radians) </w:t>
              </w:r>
            </w:ins>
          </w:p>
        </w:tc>
      </w:tr>
      <w:tr w:rsidR="008423F7" w:rsidTr="00142424">
        <w:trPr>
          <w:cantSplit/>
          <w:ins w:id="189" w:author="Lars Holmstrom" w:date="2010-01-17T01:03:00Z"/>
        </w:trPr>
        <w:tc>
          <w:tcPr>
            <w:tcW w:w="1251" w:type="pct"/>
            <w:tcBorders>
              <w:top w:val="nil"/>
              <w:left w:val="single" w:sz="4" w:space="0" w:color="auto"/>
              <w:bottom w:val="nil"/>
              <w:right w:val="single" w:sz="4" w:space="0" w:color="auto"/>
            </w:tcBorders>
            <w:tcPrChange w:id="190" w:author="Lars Holmstrom" w:date="2010-01-17T14:21:00Z">
              <w:tcPr>
                <w:tcW w:w="1080" w:type="dxa"/>
              </w:tcPr>
            </w:tcPrChange>
          </w:tcPr>
          <w:p w:rsidR="00A521F0" w:rsidRDefault="008423F7">
            <w:pPr>
              <w:snapToGrid w:val="0"/>
              <w:spacing w:line="480" w:lineRule="auto"/>
              <w:jc w:val="both"/>
              <w:rPr>
                <w:ins w:id="191" w:author="Lars Holmstrom" w:date="2010-01-17T01:03:00Z"/>
                <w:b/>
                <w:rPrChange w:id="192" w:author="Lars Holmstrom" w:date="2010-01-17T09:30:00Z">
                  <w:rPr>
                    <w:ins w:id="193" w:author="Lars Holmstrom" w:date="2010-01-17T01:03:00Z"/>
                  </w:rPr>
                </w:rPrChange>
              </w:rPr>
              <w:pPrChange w:id="194" w:author="Lars Holmstrom" w:date="2010-01-17T10:43:00Z">
                <w:pPr>
                  <w:snapToGrid w:val="0"/>
                  <w:spacing w:line="480" w:lineRule="auto"/>
                </w:pPr>
              </w:pPrChange>
            </w:pPr>
            <w:ins w:id="195" w:author="Lars Holmstrom" w:date="2010-01-17T01:03:00Z">
              <w:r w:rsidRPr="00F9731C">
                <w:rPr>
                  <w:b/>
                  <w:position w:val="-1"/>
                </w:rPr>
                <w:object w:dxaOrig="279" w:dyaOrig="279">
                  <v:shape id="_x0000_i1036" type="#_x0000_t75" style="width:14.25pt;height:14.25pt" o:ole="" filled="t">
                    <v:fill color2="black"/>
                    <v:imagedata r:id="rId30" o:title=""/>
                  </v:shape>
                  <o:OLEObject Type="Embed" ProgID="Equation.DSMT4" ShapeID="_x0000_i1036" DrawAspect="Content" ObjectID="_1325250454" r:id="rId31"/>
                </w:object>
              </w:r>
            </w:ins>
          </w:p>
        </w:tc>
        <w:tc>
          <w:tcPr>
            <w:tcW w:w="3749" w:type="pct"/>
            <w:tcBorders>
              <w:top w:val="nil"/>
              <w:left w:val="single" w:sz="4" w:space="0" w:color="auto"/>
              <w:bottom w:val="nil"/>
              <w:right w:val="single" w:sz="4" w:space="0" w:color="auto"/>
            </w:tcBorders>
            <w:tcPrChange w:id="196" w:author="Lars Holmstrom" w:date="2010-01-17T14:21:00Z">
              <w:tcPr>
                <w:tcW w:w="3060" w:type="dxa"/>
              </w:tcPr>
            </w:tcPrChange>
          </w:tcPr>
          <w:p w:rsidR="00007CC6" w:rsidRDefault="008423F7">
            <w:pPr>
              <w:snapToGrid w:val="0"/>
              <w:spacing w:line="480" w:lineRule="auto"/>
              <w:rPr>
                <w:ins w:id="197" w:author="Lars Holmstrom" w:date="2010-01-17T01:03:00Z"/>
              </w:rPr>
            </w:pPr>
            <w:ins w:id="198" w:author="Lars Holmstrom" w:date="2010-01-17T01:03:00Z">
              <w:r>
                <w:t>Number of rotors in turbine</w:t>
              </w:r>
            </w:ins>
          </w:p>
        </w:tc>
      </w:tr>
      <w:tr w:rsidR="008423F7" w:rsidTr="00142424">
        <w:trPr>
          <w:cantSplit/>
          <w:ins w:id="199" w:author="Lars Holmstrom" w:date="2010-01-17T01:03:00Z"/>
        </w:trPr>
        <w:tc>
          <w:tcPr>
            <w:tcW w:w="1251" w:type="pct"/>
            <w:tcBorders>
              <w:top w:val="nil"/>
              <w:left w:val="single" w:sz="4" w:space="0" w:color="auto"/>
              <w:bottom w:val="nil"/>
              <w:right w:val="single" w:sz="4" w:space="0" w:color="auto"/>
            </w:tcBorders>
            <w:tcPrChange w:id="200" w:author="Lars Holmstrom" w:date="2010-01-17T14:21:00Z">
              <w:tcPr>
                <w:tcW w:w="1080" w:type="dxa"/>
              </w:tcPr>
            </w:tcPrChange>
          </w:tcPr>
          <w:p w:rsidR="00A521F0" w:rsidRDefault="008423F7">
            <w:pPr>
              <w:snapToGrid w:val="0"/>
              <w:spacing w:line="480" w:lineRule="auto"/>
              <w:jc w:val="both"/>
              <w:rPr>
                <w:ins w:id="201" w:author="Lars Holmstrom" w:date="2010-01-17T01:03:00Z"/>
                <w:b/>
                <w:rPrChange w:id="202" w:author="Lars Holmstrom" w:date="2010-01-17T09:30:00Z">
                  <w:rPr>
                    <w:ins w:id="203" w:author="Lars Holmstrom" w:date="2010-01-17T01:03:00Z"/>
                  </w:rPr>
                </w:rPrChange>
              </w:rPr>
              <w:pPrChange w:id="204" w:author="Lars Holmstrom" w:date="2010-01-17T10:43:00Z">
                <w:pPr>
                  <w:snapToGrid w:val="0"/>
                  <w:spacing w:line="480" w:lineRule="auto"/>
                </w:pPr>
              </w:pPrChange>
            </w:pPr>
            <w:ins w:id="205" w:author="Lars Holmstrom" w:date="2010-01-17T01:03:00Z">
              <w:r w:rsidRPr="00F9731C">
                <w:rPr>
                  <w:b/>
                  <w:position w:val="-1"/>
                </w:rPr>
                <w:object w:dxaOrig="240" w:dyaOrig="260">
                  <v:shape id="_x0000_i1037" type="#_x0000_t75" style="width:12pt;height:12.75pt" o:ole="" filled="t">
                    <v:fill color2="black"/>
                    <v:imagedata r:id="rId32" o:title=""/>
                  </v:shape>
                  <o:OLEObject Type="Embed" ProgID="Equation.DSMT4" ShapeID="_x0000_i1037" DrawAspect="Content" ObjectID="_1325250455" r:id="rId33"/>
                </w:object>
              </w:r>
            </w:ins>
          </w:p>
        </w:tc>
        <w:tc>
          <w:tcPr>
            <w:tcW w:w="3749" w:type="pct"/>
            <w:tcBorders>
              <w:top w:val="nil"/>
              <w:left w:val="single" w:sz="4" w:space="0" w:color="auto"/>
              <w:bottom w:val="nil"/>
              <w:right w:val="single" w:sz="4" w:space="0" w:color="auto"/>
            </w:tcBorders>
            <w:tcPrChange w:id="206" w:author="Lars Holmstrom" w:date="2010-01-17T14:21:00Z">
              <w:tcPr>
                <w:tcW w:w="3060" w:type="dxa"/>
              </w:tcPr>
            </w:tcPrChange>
          </w:tcPr>
          <w:p w:rsidR="00007CC6" w:rsidRDefault="008423F7">
            <w:pPr>
              <w:snapToGrid w:val="0"/>
              <w:spacing w:line="480" w:lineRule="auto"/>
              <w:rPr>
                <w:ins w:id="207" w:author="Lars Holmstrom" w:date="2010-01-17T01:03:00Z"/>
              </w:rPr>
            </w:pPr>
            <w:ins w:id="208" w:author="Lars Holmstrom" w:date="2010-01-17T01:03:00Z">
              <w:r>
                <w:t xml:space="preserve">Radius of Turbine (m) </w:t>
              </w:r>
            </w:ins>
          </w:p>
        </w:tc>
      </w:tr>
      <w:tr w:rsidR="008423F7" w:rsidTr="00142424">
        <w:trPr>
          <w:cantSplit/>
          <w:ins w:id="209" w:author="Lars Holmstrom" w:date="2010-01-17T01:03:00Z"/>
        </w:trPr>
        <w:tc>
          <w:tcPr>
            <w:tcW w:w="1251" w:type="pct"/>
            <w:tcBorders>
              <w:top w:val="nil"/>
              <w:left w:val="single" w:sz="4" w:space="0" w:color="auto"/>
              <w:bottom w:val="nil"/>
              <w:right w:val="single" w:sz="4" w:space="0" w:color="auto"/>
            </w:tcBorders>
            <w:tcPrChange w:id="210" w:author="Lars Holmstrom" w:date="2010-01-17T14:21:00Z">
              <w:tcPr>
                <w:tcW w:w="1080" w:type="dxa"/>
              </w:tcPr>
            </w:tcPrChange>
          </w:tcPr>
          <w:p w:rsidR="00A521F0" w:rsidRDefault="008423F7">
            <w:pPr>
              <w:snapToGrid w:val="0"/>
              <w:spacing w:line="480" w:lineRule="auto"/>
              <w:jc w:val="both"/>
              <w:rPr>
                <w:ins w:id="211" w:author="Lars Holmstrom" w:date="2010-01-17T01:03:00Z"/>
                <w:b/>
                <w:rPrChange w:id="212" w:author="Lars Holmstrom" w:date="2010-01-17T09:30:00Z">
                  <w:rPr>
                    <w:ins w:id="213" w:author="Lars Holmstrom" w:date="2010-01-17T01:03:00Z"/>
                  </w:rPr>
                </w:rPrChange>
              </w:rPr>
              <w:pPrChange w:id="214" w:author="Lars Holmstrom" w:date="2010-01-17T10:43:00Z">
                <w:pPr>
                  <w:snapToGrid w:val="0"/>
                  <w:spacing w:line="480" w:lineRule="auto"/>
                </w:pPr>
              </w:pPrChange>
            </w:pPr>
            <w:ins w:id="215" w:author="Lars Holmstrom" w:date="2010-01-17T01:03:00Z">
              <w:r w:rsidRPr="00F9731C">
                <w:rPr>
                  <w:b/>
                  <w:position w:val="-12"/>
                </w:rPr>
                <w:object w:dxaOrig="340" w:dyaOrig="360">
                  <v:shape id="_x0000_i1038" type="#_x0000_t75" style="width:17.25pt;height:18pt" o:ole="" filled="t">
                    <v:fill color2="black"/>
                    <v:imagedata r:id="rId34" o:title=""/>
                  </v:shape>
                  <o:OLEObject Type="Embed" ProgID="Equation.DSMT4" ShapeID="_x0000_i1038" DrawAspect="Content" ObjectID="_1325250456" r:id="rId35"/>
                </w:object>
              </w:r>
            </w:ins>
          </w:p>
        </w:tc>
        <w:tc>
          <w:tcPr>
            <w:tcW w:w="3749" w:type="pct"/>
            <w:tcBorders>
              <w:top w:val="nil"/>
              <w:left w:val="single" w:sz="4" w:space="0" w:color="auto"/>
              <w:bottom w:val="nil"/>
              <w:right w:val="single" w:sz="4" w:space="0" w:color="auto"/>
            </w:tcBorders>
            <w:tcPrChange w:id="216" w:author="Lars Holmstrom" w:date="2010-01-17T14:21:00Z">
              <w:tcPr>
                <w:tcW w:w="3060" w:type="dxa"/>
              </w:tcPr>
            </w:tcPrChange>
          </w:tcPr>
          <w:p w:rsidR="00007CC6" w:rsidRDefault="008423F7">
            <w:pPr>
              <w:snapToGrid w:val="0"/>
              <w:spacing w:line="480" w:lineRule="auto"/>
              <w:rPr>
                <w:ins w:id="217" w:author="Lars Holmstrom" w:date="2010-01-17T01:03:00Z"/>
              </w:rPr>
            </w:pPr>
            <w:ins w:id="218" w:author="Lars Holmstrom" w:date="2010-01-17T01:03:00Z">
              <w:r>
                <w:t xml:space="preserve">Radius of hub (m) </w:t>
              </w:r>
            </w:ins>
          </w:p>
        </w:tc>
      </w:tr>
      <w:tr w:rsidR="008423F7" w:rsidTr="00142424">
        <w:trPr>
          <w:cantSplit/>
          <w:ins w:id="219" w:author="Lars Holmstrom" w:date="2010-01-17T01:03:00Z"/>
        </w:trPr>
        <w:tc>
          <w:tcPr>
            <w:tcW w:w="1251" w:type="pct"/>
            <w:tcBorders>
              <w:top w:val="nil"/>
              <w:left w:val="single" w:sz="4" w:space="0" w:color="auto"/>
              <w:bottom w:val="nil"/>
              <w:right w:val="single" w:sz="4" w:space="0" w:color="auto"/>
            </w:tcBorders>
            <w:tcPrChange w:id="220" w:author="Lars Holmstrom" w:date="2010-01-17T14:21:00Z">
              <w:tcPr>
                <w:tcW w:w="1080" w:type="dxa"/>
              </w:tcPr>
            </w:tcPrChange>
          </w:tcPr>
          <w:p w:rsidR="00A521F0" w:rsidRDefault="008423F7">
            <w:pPr>
              <w:snapToGrid w:val="0"/>
              <w:spacing w:line="480" w:lineRule="auto"/>
              <w:jc w:val="both"/>
              <w:rPr>
                <w:ins w:id="221" w:author="Lars Holmstrom" w:date="2010-01-17T01:03:00Z"/>
                <w:b/>
                <w:rPrChange w:id="222" w:author="Lars Holmstrom" w:date="2010-01-17T09:30:00Z">
                  <w:rPr>
                    <w:ins w:id="223" w:author="Lars Holmstrom" w:date="2010-01-17T01:03:00Z"/>
                  </w:rPr>
                </w:rPrChange>
              </w:rPr>
              <w:pPrChange w:id="224" w:author="Lars Holmstrom" w:date="2010-01-17T10:43:00Z">
                <w:pPr>
                  <w:snapToGrid w:val="0"/>
                  <w:spacing w:line="480" w:lineRule="auto"/>
                </w:pPr>
              </w:pPrChange>
            </w:pPr>
            <w:ins w:id="225" w:author="Lars Holmstrom" w:date="2010-01-17T01:03:00Z">
              <w:r w:rsidRPr="00F9731C">
                <w:rPr>
                  <w:b/>
                  <w:position w:val="-1"/>
                </w:rPr>
                <w:object w:dxaOrig="260" w:dyaOrig="260">
                  <v:shape id="_x0000_i1039" type="#_x0000_t75" style="width:12.75pt;height:12.75pt" o:ole="" filled="t">
                    <v:fill color2="black"/>
                    <v:imagedata r:id="rId36" o:title=""/>
                  </v:shape>
                  <o:OLEObject Type="Embed" ProgID="Equation.DSMT4" ShapeID="_x0000_i1039" DrawAspect="Content" ObjectID="_1325250457" r:id="rId37"/>
                </w:object>
              </w:r>
            </w:ins>
          </w:p>
        </w:tc>
        <w:tc>
          <w:tcPr>
            <w:tcW w:w="3749" w:type="pct"/>
            <w:tcBorders>
              <w:top w:val="nil"/>
              <w:left w:val="single" w:sz="4" w:space="0" w:color="auto"/>
              <w:bottom w:val="nil"/>
              <w:right w:val="single" w:sz="4" w:space="0" w:color="auto"/>
            </w:tcBorders>
            <w:tcPrChange w:id="226" w:author="Lars Holmstrom" w:date="2010-01-17T14:21:00Z">
              <w:tcPr>
                <w:tcW w:w="3060" w:type="dxa"/>
              </w:tcPr>
            </w:tcPrChange>
          </w:tcPr>
          <w:p w:rsidR="00007CC6" w:rsidRDefault="008423F7">
            <w:pPr>
              <w:snapToGrid w:val="0"/>
              <w:spacing w:line="480" w:lineRule="auto"/>
              <w:rPr>
                <w:ins w:id="227" w:author="Lars Holmstrom" w:date="2010-01-17T01:03:00Z"/>
              </w:rPr>
            </w:pPr>
            <w:ins w:id="228" w:author="Lars Holmstrom" w:date="2010-01-17T01:03:00Z">
              <w:r>
                <w:t xml:space="preserve">Angular velocity (radians/s) </w:t>
              </w:r>
            </w:ins>
          </w:p>
        </w:tc>
      </w:tr>
      <w:tr w:rsidR="008423F7" w:rsidTr="00142424">
        <w:trPr>
          <w:cantSplit/>
          <w:ins w:id="229" w:author="Lars Holmstrom" w:date="2010-01-17T01:03:00Z"/>
        </w:trPr>
        <w:tc>
          <w:tcPr>
            <w:tcW w:w="1251" w:type="pct"/>
            <w:tcBorders>
              <w:top w:val="nil"/>
              <w:left w:val="single" w:sz="4" w:space="0" w:color="auto"/>
              <w:bottom w:val="nil"/>
              <w:right w:val="single" w:sz="4" w:space="0" w:color="auto"/>
            </w:tcBorders>
            <w:tcPrChange w:id="230" w:author="Lars Holmstrom" w:date="2010-01-17T14:21:00Z">
              <w:tcPr>
                <w:tcW w:w="1080" w:type="dxa"/>
              </w:tcPr>
            </w:tcPrChange>
          </w:tcPr>
          <w:p w:rsidR="00A521F0" w:rsidRDefault="008423F7">
            <w:pPr>
              <w:snapToGrid w:val="0"/>
              <w:spacing w:line="480" w:lineRule="auto"/>
              <w:jc w:val="both"/>
              <w:rPr>
                <w:ins w:id="231" w:author="Lars Holmstrom" w:date="2010-01-17T01:03:00Z"/>
                <w:b/>
                <w:rPrChange w:id="232" w:author="Lars Holmstrom" w:date="2010-01-17T09:30:00Z">
                  <w:rPr>
                    <w:ins w:id="233" w:author="Lars Holmstrom" w:date="2010-01-17T01:03:00Z"/>
                  </w:rPr>
                </w:rPrChange>
              </w:rPr>
              <w:pPrChange w:id="234" w:author="Lars Holmstrom" w:date="2010-01-17T10:43:00Z">
                <w:pPr>
                  <w:snapToGrid w:val="0"/>
                  <w:spacing w:line="480" w:lineRule="auto"/>
                </w:pPr>
              </w:pPrChange>
            </w:pPr>
            <w:ins w:id="235" w:author="Lars Holmstrom" w:date="2010-01-17T01:03:00Z">
              <w:r w:rsidRPr="00F9731C">
                <w:rPr>
                  <w:b/>
                  <w:position w:val="-12"/>
                </w:rPr>
                <w:object w:dxaOrig="320" w:dyaOrig="360">
                  <v:shape id="_x0000_i1040" type="#_x0000_t75" style="width:15.75pt;height:18pt" o:ole="" filled="t">
                    <v:fill color2="black"/>
                    <v:imagedata r:id="rId38" o:title=""/>
                  </v:shape>
                  <o:OLEObject Type="Embed" ProgID="Equation.DSMT4" ShapeID="_x0000_i1040" DrawAspect="Content" ObjectID="_1325250458" r:id="rId39"/>
                </w:object>
              </w:r>
            </w:ins>
          </w:p>
        </w:tc>
        <w:tc>
          <w:tcPr>
            <w:tcW w:w="3749" w:type="pct"/>
            <w:tcBorders>
              <w:top w:val="nil"/>
              <w:left w:val="single" w:sz="4" w:space="0" w:color="auto"/>
              <w:bottom w:val="nil"/>
              <w:right w:val="single" w:sz="4" w:space="0" w:color="auto"/>
            </w:tcBorders>
            <w:tcPrChange w:id="236" w:author="Lars Holmstrom" w:date="2010-01-17T14:21:00Z">
              <w:tcPr>
                <w:tcW w:w="3060" w:type="dxa"/>
              </w:tcPr>
            </w:tcPrChange>
          </w:tcPr>
          <w:p w:rsidR="00007CC6" w:rsidRDefault="008423F7">
            <w:pPr>
              <w:snapToGrid w:val="0"/>
              <w:spacing w:line="480" w:lineRule="auto"/>
              <w:rPr>
                <w:ins w:id="237" w:author="Lars Holmstrom" w:date="2010-01-17T01:03:00Z"/>
              </w:rPr>
            </w:pPr>
            <w:ins w:id="238" w:author="Lars Holmstrom" w:date="2010-01-17T01:03:00Z">
              <w:r>
                <w:t>Wind velocity (m/s)</w:t>
              </w:r>
            </w:ins>
          </w:p>
        </w:tc>
      </w:tr>
      <w:tr w:rsidR="008423F7" w:rsidTr="00142424">
        <w:trPr>
          <w:cantSplit/>
          <w:ins w:id="239" w:author="Lars Holmstrom" w:date="2010-01-17T01:03:00Z"/>
        </w:trPr>
        <w:tc>
          <w:tcPr>
            <w:tcW w:w="1251" w:type="pct"/>
            <w:tcBorders>
              <w:top w:val="nil"/>
              <w:left w:val="single" w:sz="4" w:space="0" w:color="auto"/>
              <w:bottom w:val="single" w:sz="4" w:space="0" w:color="auto"/>
              <w:right w:val="single" w:sz="4" w:space="0" w:color="auto"/>
            </w:tcBorders>
            <w:tcPrChange w:id="240" w:author="Lars Holmstrom" w:date="2010-01-17T14:21:00Z">
              <w:tcPr>
                <w:tcW w:w="1080" w:type="dxa"/>
              </w:tcPr>
            </w:tcPrChange>
          </w:tcPr>
          <w:p w:rsidR="00A521F0" w:rsidRDefault="008423F7">
            <w:pPr>
              <w:snapToGrid w:val="0"/>
              <w:spacing w:line="480" w:lineRule="auto"/>
              <w:jc w:val="both"/>
              <w:rPr>
                <w:ins w:id="241" w:author="Lars Holmstrom" w:date="2010-01-17T01:03:00Z"/>
                <w:b/>
                <w:rPrChange w:id="242" w:author="Lars Holmstrom" w:date="2010-01-17T09:30:00Z">
                  <w:rPr>
                    <w:ins w:id="243" w:author="Lars Holmstrom" w:date="2010-01-17T01:03:00Z"/>
                  </w:rPr>
                </w:rPrChange>
              </w:rPr>
              <w:pPrChange w:id="244" w:author="Lars Holmstrom" w:date="2010-01-17T10:43:00Z">
                <w:pPr>
                  <w:snapToGrid w:val="0"/>
                  <w:spacing w:line="480" w:lineRule="auto"/>
                </w:pPr>
              </w:pPrChange>
            </w:pPr>
            <w:ins w:id="245" w:author="Lars Holmstrom" w:date="2010-01-17T01:03:00Z">
              <w:r w:rsidRPr="00F9731C">
                <w:rPr>
                  <w:b/>
                  <w:position w:val="1"/>
                </w:rPr>
                <w:object w:dxaOrig="200" w:dyaOrig="220">
                  <v:shape id="_x0000_i1041" type="#_x0000_t75" style="width:9.75pt;height:11.25pt" o:ole="" filled="t">
                    <v:fill color2="black"/>
                    <v:imagedata r:id="rId40" o:title=""/>
                  </v:shape>
                  <o:OLEObject Type="Embed" ProgID="Equation.DSMT4" ShapeID="_x0000_i1041" DrawAspect="Content" ObjectID="_1325250459" r:id="rId41"/>
                </w:object>
              </w:r>
            </w:ins>
          </w:p>
        </w:tc>
        <w:tc>
          <w:tcPr>
            <w:tcW w:w="3749" w:type="pct"/>
            <w:tcBorders>
              <w:top w:val="nil"/>
              <w:left w:val="single" w:sz="4" w:space="0" w:color="auto"/>
              <w:bottom w:val="single" w:sz="4" w:space="0" w:color="auto"/>
              <w:right w:val="single" w:sz="4" w:space="0" w:color="auto"/>
            </w:tcBorders>
            <w:tcPrChange w:id="246" w:author="Lars Holmstrom" w:date="2010-01-17T14:21:00Z">
              <w:tcPr>
                <w:tcW w:w="3060" w:type="dxa"/>
              </w:tcPr>
            </w:tcPrChange>
          </w:tcPr>
          <w:p w:rsidR="00007CC6" w:rsidRDefault="008423F7">
            <w:pPr>
              <w:snapToGrid w:val="0"/>
              <w:spacing w:line="480" w:lineRule="auto"/>
              <w:rPr>
                <w:ins w:id="247" w:author="Lars Holmstrom" w:date="2010-01-17T01:03:00Z"/>
              </w:rPr>
            </w:pPr>
            <w:ins w:id="248" w:author="Lars Holmstrom" w:date="2010-01-17T01:03:00Z">
              <w:r>
                <w:t xml:space="preserve">Axial induction factor </w:t>
              </w:r>
            </w:ins>
          </w:p>
        </w:tc>
      </w:tr>
    </w:tbl>
    <w:p w:rsidR="00A521F0" w:rsidRDefault="00A521F0">
      <w:pPr>
        <w:spacing w:line="480" w:lineRule="auto"/>
        <w:jc w:val="both"/>
        <w:rPr>
          <w:del w:id="249" w:author="Lars Holmstrom" w:date="2010-01-17T10:54:00Z"/>
        </w:rPr>
        <w:pPrChange w:id="250" w:author="Lars Holmstrom" w:date="2010-01-17T10:43:00Z">
          <w:pPr>
            <w:spacing w:line="480" w:lineRule="auto"/>
          </w:pPr>
        </w:pPrChange>
      </w:pPr>
    </w:p>
    <w:p w:rsidR="00A73955" w:rsidRDefault="00A521F0" w:rsidP="00A73955">
      <w:pPr>
        <w:keepNext/>
        <w:spacing w:line="480" w:lineRule="auto"/>
        <w:jc w:val="both"/>
        <w:rPr>
          <w:ins w:id="251" w:author="Lars Holmstrom" w:date="2010-01-17T10:54:00Z"/>
        </w:rPr>
      </w:pPr>
      <w:ins w:id="252" w:author="Lars Holmstrom" w:date="2010-01-17T10:54:00Z">
        <w:r>
          <w:rPr>
            <w:noProof/>
            <w:lang w:eastAsia="en-US"/>
          </w:rPr>
          <w:drawing>
            <wp:inline distT="0" distB="0" distL="0" distR="0">
              <wp:extent cx="5943600" cy="5429885"/>
              <wp:effectExtent l="19050" t="0" r="0" b="0"/>
              <wp:docPr id="2" name="Picture 7" descr="F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1.png"/>
                      <pic:cNvPicPr/>
                    </pic:nvPicPr>
                    <pic:blipFill>
                      <a:blip r:embed="rId42" cstate="print"/>
                      <a:stretch>
                        <a:fillRect/>
                      </a:stretch>
                    </pic:blipFill>
                    <pic:spPr>
                      <a:xfrm>
                        <a:off x="0" y="0"/>
                        <a:ext cx="5943600" cy="5429885"/>
                      </a:xfrm>
                      <a:prstGeom prst="rect">
                        <a:avLst/>
                      </a:prstGeom>
                    </pic:spPr>
                  </pic:pic>
                </a:graphicData>
              </a:graphic>
            </wp:inline>
          </w:drawing>
        </w:r>
      </w:ins>
    </w:p>
    <w:p w:rsidR="00A73955" w:rsidRDefault="00A73955" w:rsidP="00A73955">
      <w:pPr>
        <w:pStyle w:val="Caption"/>
        <w:jc w:val="both"/>
        <w:rPr>
          <w:ins w:id="253" w:author="Lars Holmstrom" w:date="2010-01-17T10:54:00Z"/>
        </w:rPr>
      </w:pPr>
      <w:proofErr w:type="gramStart"/>
      <w:ins w:id="254" w:author="Lars Holmstrom" w:date="2010-01-17T10:54:00Z">
        <w:r>
          <w:t xml:space="preserve">Figure </w:t>
        </w:r>
        <w:r w:rsidR="00801B4D">
          <w:fldChar w:fldCharType="begin"/>
        </w:r>
        <w:r>
          <w:instrText xml:space="preserve"> SEQ Figure \* ARABIC </w:instrText>
        </w:r>
        <w:r w:rsidR="00801B4D">
          <w:fldChar w:fldCharType="separate"/>
        </w:r>
        <w:r>
          <w:rPr>
            <w:noProof/>
          </w:rPr>
          <w:t>1</w:t>
        </w:r>
        <w:r w:rsidR="00801B4D">
          <w:fldChar w:fldCharType="end"/>
        </w:r>
        <w:r>
          <w:t>.</w:t>
        </w:r>
        <w:proofErr w:type="gramEnd"/>
        <w:r w:rsidRPr="0049661C">
          <w:t xml:space="preserve"> </w:t>
        </w:r>
      </w:ins>
      <w:proofErr w:type="gramStart"/>
      <w:ins w:id="255" w:author="Lars Holmstrom" w:date="2010-01-17T10:55:00Z">
        <w:r>
          <w:t>Overview of the model variables.</w:t>
        </w:r>
        <w:proofErr w:type="gramEnd"/>
        <w:r>
          <w:t xml:space="preserve"> </w:t>
        </w:r>
      </w:ins>
      <w:ins w:id="256" w:author="Lars Holmstrom" w:date="2010-01-17T10:54:00Z">
        <w:r>
          <w:t>Top Left Panel: A top-down view of a bird at the instant it enters the rotor plane for an approach angle of 0° (downwind). The small gray circle indicates the location of</w:t>
        </w:r>
      </w:ins>
      <w:ins w:id="257" w:author="Lars Holmstrom" w:date="2010-01-17T10:54:00Z">
        <w:r w:rsidRPr="00F6510F">
          <w:rPr>
            <w:position w:val="-12"/>
          </w:rPr>
          <w:object w:dxaOrig="279" w:dyaOrig="360">
            <v:shape id="_x0000_i1042" type="#_x0000_t75" style="width:14.25pt;height:18pt" o:ole="" filled="t">
              <v:fill color2="black"/>
              <v:imagedata r:id="rId43" o:title=""/>
            </v:shape>
            <o:OLEObject Type="Embed" ProgID="Equation.DSMT4" ShapeID="_x0000_i1042" DrawAspect="Content" ObjectID="_1325250460" r:id="rId44"/>
          </w:object>
        </w:r>
      </w:ins>
      <w:ins w:id="258" w:author="Lars Holmstrom" w:date="2010-01-17T10:54:00Z">
        <w:r>
          <w:t xml:space="preserve">, the most advanced position of the rotor on the y-axis that can produce a collision with the bird. The earliest collision at this point takes place as soon as the bird enters the rotor plane and corner 2 of the bird clips the rotor as it is rotating away to the left. The small black circle indicates the location </w:t>
        </w:r>
        <w:proofErr w:type="gramStart"/>
        <w:r>
          <w:t xml:space="preserve">of </w:t>
        </w:r>
      </w:ins>
      <w:proofErr w:type="gramEnd"/>
      <w:ins w:id="259" w:author="Lars Holmstrom" w:date="2010-01-17T10:54:00Z">
        <w:r w:rsidRPr="00F6510F">
          <w:rPr>
            <w:position w:val="-12"/>
          </w:rPr>
          <w:object w:dxaOrig="279" w:dyaOrig="360">
            <v:shape id="_x0000_i1043" type="#_x0000_t75" style="width:14.25pt;height:18pt" o:ole="" filled="t">
              <v:fill color2="black"/>
              <v:imagedata r:id="rId45" o:title=""/>
            </v:shape>
            <o:OLEObject Type="Embed" ProgID="Equation.DSMT4" ShapeID="_x0000_i1043" DrawAspect="Content" ObjectID="_1325250461" r:id="rId46"/>
          </w:object>
        </w:r>
      </w:ins>
      <w:ins w:id="260" w:author="Lars Holmstrom" w:date="2010-01-17T10:54:00Z">
        <w:r>
          <w:t xml:space="preserve">, the least advanced position of the rotor on the y-axis that can produce a collision with the bird. The last possible collision at this point takes place as soon as the bird exits the rotor plane as the rotor clips corner 4 of the bird. </w:t>
        </w:r>
        <w:proofErr w:type="gramStart"/>
        <w:r>
          <w:t xml:space="preserve">Bottom Left </w:t>
        </w:r>
        <w:r>
          <w:lastRenderedPageBreak/>
          <w:t>Panel: A view of the area swept by the turbine rotors, looking downwind as the bird enters the rotor plane.</w:t>
        </w:r>
        <w:proofErr w:type="gramEnd"/>
        <w:r>
          <w:t xml:space="preserve"> The horizontal bar in the upper right quadrant depicts the position of the bird as it enters the rotor plane. </w:t>
        </w:r>
        <w:proofErr w:type="gramStart"/>
        <w:r>
          <w:t>Top Right Panel: A view of the top right quadrant of the area swept by the turbine rotors.</w:t>
        </w:r>
        <w:proofErr w:type="gramEnd"/>
        <w:r>
          <w:t xml:space="preserve"> </w:t>
        </w:r>
      </w:ins>
      <w:ins w:id="261" w:author="Lars Holmstrom" w:date="2010-01-17T10:54:00Z">
        <w:r w:rsidRPr="00F6510F">
          <w:rPr>
            <w:position w:val="-12"/>
          </w:rPr>
          <w:object w:dxaOrig="360" w:dyaOrig="360">
            <v:shape id="_x0000_i1044" type="#_x0000_t75" style="width:18pt;height:18pt" o:ole="" filled="t">
              <v:fill color2="black"/>
              <v:imagedata r:id="rId47" o:title=""/>
            </v:shape>
            <o:OLEObject Type="Embed" ProgID="Equation.DSMT4" ShapeID="_x0000_i1044" DrawAspect="Content" ObjectID="_1325250462" r:id="rId48"/>
          </w:object>
        </w:r>
      </w:ins>
      <w:ins w:id="262" w:author="Lars Holmstrom" w:date="2010-01-17T10:54:00Z">
        <w:r>
          <w:t xml:space="preserve"> is the rotational angle associated with </w:t>
        </w:r>
      </w:ins>
      <w:ins w:id="263" w:author="Lars Holmstrom" w:date="2010-01-17T10:54:00Z">
        <w:r w:rsidRPr="00F6510F">
          <w:rPr>
            <w:position w:val="-12"/>
          </w:rPr>
          <w:object w:dxaOrig="300" w:dyaOrig="360">
            <v:shape id="_x0000_i1045" type="#_x0000_t75" style="width:15pt;height:18pt" o:ole="" filled="t">
              <v:fill color2="black"/>
              <v:imagedata r:id="rId49" o:title=""/>
            </v:shape>
            <o:OLEObject Type="Embed" ProgID="Equation.DSMT4" ShapeID="_x0000_i1045" DrawAspect="Content" ObjectID="_1325250463" r:id="rId50"/>
          </w:object>
        </w:r>
      </w:ins>
      <w:ins w:id="264" w:author="Lars Holmstrom" w:date="2010-01-17T10:54:00Z">
        <w:r>
          <w:t xml:space="preserve">, </w:t>
        </w:r>
      </w:ins>
      <w:ins w:id="265" w:author="Lars Holmstrom" w:date="2010-01-17T10:54:00Z">
        <w:r w:rsidRPr="00F6510F">
          <w:rPr>
            <w:position w:val="-12"/>
          </w:rPr>
          <w:object w:dxaOrig="360" w:dyaOrig="360">
            <v:shape id="_x0000_i1046" type="#_x0000_t75" style="width:18pt;height:18pt" o:ole="" filled="t">
              <v:fill color2="black"/>
              <v:imagedata r:id="rId51" o:title=""/>
            </v:shape>
            <o:OLEObject Type="Embed" ProgID="Equation.DSMT4" ShapeID="_x0000_i1046" DrawAspect="Content" ObjectID="_1325250464" r:id="rId52"/>
          </w:object>
        </w:r>
      </w:ins>
      <w:ins w:id="266" w:author="Lars Holmstrom" w:date="2010-01-17T10:54:00Z">
        <w:r>
          <w:t xml:space="preserve"> is the rotational angle associated with </w:t>
        </w:r>
      </w:ins>
      <w:ins w:id="267" w:author="Lars Holmstrom" w:date="2010-01-17T10:54:00Z">
        <w:r w:rsidRPr="00F6510F">
          <w:rPr>
            <w:position w:val="-12"/>
          </w:rPr>
          <w:object w:dxaOrig="279" w:dyaOrig="360">
            <v:shape id="_x0000_i1047" type="#_x0000_t75" style="width:14.25pt;height:18pt" o:ole="" filled="t">
              <v:fill color2="black"/>
              <v:imagedata r:id="rId53" o:title=""/>
            </v:shape>
            <o:OLEObject Type="Embed" ProgID="Equation.DSMT4" ShapeID="_x0000_i1047" DrawAspect="Content" ObjectID="_1325250465" r:id="rId54"/>
          </w:object>
        </w:r>
      </w:ins>
      <w:ins w:id="268" w:author="Lars Holmstrom" w:date="2010-01-17T10:54:00Z">
        <w:r>
          <w:t xml:space="preserve">, </w:t>
        </w:r>
      </w:ins>
      <w:ins w:id="269" w:author="Lars Holmstrom" w:date="2010-01-17T10:54:00Z">
        <w:r w:rsidRPr="000F5AC8">
          <w:rPr>
            <w:position w:val="-12"/>
          </w:rPr>
          <w:object w:dxaOrig="560" w:dyaOrig="360">
            <v:shape id="_x0000_i1048" type="#_x0000_t75" style="width:27.75pt;height:18pt" o:ole="" filled="t">
              <v:fill color2="black"/>
              <v:imagedata r:id="rId55" o:title=""/>
            </v:shape>
            <o:OLEObject Type="Embed" ProgID="Equation.DSMT4" ShapeID="_x0000_i1048" DrawAspect="Content" ObjectID="_1325250466" r:id="rId56"/>
          </w:object>
        </w:r>
      </w:ins>
      <w:ins w:id="270" w:author="Lars Holmstrom" w:date="2010-01-17T10:54:00Z">
        <w:r>
          <w:t xml:space="preserve"> is the amount the rotor rotates in the time it takes the bird to pass through the rotor plane, and </w:t>
        </w:r>
      </w:ins>
      <w:ins w:id="271" w:author="Lars Holmstrom" w:date="2010-01-17T10:54:00Z">
        <w:r w:rsidRPr="004C42C5">
          <w:rPr>
            <w:position w:val="-4"/>
          </w:rPr>
          <w:object w:dxaOrig="420" w:dyaOrig="260">
            <v:shape id="_x0000_i1049" type="#_x0000_t75" style="width:21pt;height:12.75pt" o:ole="" filled="t">
              <v:fill color2="black"/>
              <v:imagedata r:id="rId57" o:title=""/>
            </v:shape>
            <o:OLEObject Type="Embed" ProgID="Equation.DSMT4" ShapeID="_x0000_i1049" DrawAspect="Content" ObjectID="_1325250467" r:id="rId58"/>
          </w:object>
        </w:r>
      </w:ins>
      <w:ins w:id="272" w:author="Lars Holmstrom" w:date="2010-01-17T10:54:00Z">
        <w:r>
          <w:t xml:space="preserve"> is the range of initial rotor angles that will result in a collision with the bird.</w:t>
        </w:r>
      </w:ins>
    </w:p>
    <w:p w:rsidR="00A521F0" w:rsidRDefault="00A521F0">
      <w:pPr>
        <w:spacing w:line="480" w:lineRule="auto"/>
        <w:jc w:val="both"/>
        <w:rPr>
          <w:ins w:id="273" w:author="Lars Holmstrom" w:date="2010-01-17T10:54:00Z"/>
          <w:b/>
        </w:rPr>
        <w:pPrChange w:id="274" w:author="Lars Holmstrom" w:date="2010-01-17T10:43:00Z">
          <w:pPr>
            <w:spacing w:line="480" w:lineRule="auto"/>
          </w:pPr>
        </w:pPrChange>
      </w:pPr>
    </w:p>
    <w:p w:rsidR="00A521F0" w:rsidRDefault="00274E12">
      <w:pPr>
        <w:spacing w:line="480" w:lineRule="auto"/>
        <w:jc w:val="both"/>
        <w:rPr>
          <w:b/>
        </w:rPr>
        <w:pPrChange w:id="275" w:author="Lars Holmstrom" w:date="2010-01-17T10:43:00Z">
          <w:pPr>
            <w:spacing w:line="480" w:lineRule="auto"/>
          </w:pPr>
        </w:pPrChange>
      </w:pPr>
      <w:r>
        <w:rPr>
          <w:b/>
        </w:rPr>
        <w:t xml:space="preserve">2.4 </w:t>
      </w:r>
      <w:r w:rsidR="006C5E1C">
        <w:rPr>
          <w:b/>
        </w:rPr>
        <w:t xml:space="preserve">High-Level Algorithm for Calculating </w:t>
      </w:r>
      <w:ins w:id="276" w:author="Lars Holmstrom" w:date="2010-01-17T11:22:00Z">
        <w:r w:rsidR="00CD40FD">
          <w:rPr>
            <w:b/>
          </w:rPr>
          <w:t xml:space="preserve">Rotor </w:t>
        </w:r>
      </w:ins>
      <w:r w:rsidR="006C5E1C">
        <w:rPr>
          <w:b/>
        </w:rPr>
        <w:t>Collision Probabilities</w:t>
      </w:r>
    </w:p>
    <w:p w:rsidR="00A521F0" w:rsidRDefault="006C5E1C">
      <w:pPr>
        <w:spacing w:line="480" w:lineRule="auto"/>
        <w:jc w:val="both"/>
        <w:pPrChange w:id="277" w:author="Lars Holmstrom" w:date="2010-01-17T10:43:00Z">
          <w:pPr>
            <w:spacing w:line="480" w:lineRule="auto"/>
          </w:pPr>
        </w:pPrChange>
      </w:pPr>
      <w:del w:id="278" w:author="Lars Holmstrom" w:date="2010-01-17T14:16:00Z">
        <w:r w:rsidDel="00263B36">
          <w:delText>When considering</w:delText>
        </w:r>
      </w:del>
      <w:ins w:id="279" w:author="Lars Holmstrom" w:date="2010-01-17T14:16:00Z">
        <w:r w:rsidR="00263B36">
          <w:t>Given</w:t>
        </w:r>
      </w:ins>
      <w:r>
        <w:t xml:space="preserve"> a linear flight path</w:t>
      </w:r>
      <w:ins w:id="280" w:author="Lars Holmstrom" w:date="2010-01-17T14:17:00Z">
        <w:r w:rsidR="00263B36">
          <w:t xml:space="preserve"> and a point of entry</w:t>
        </w:r>
      </w:ins>
      <w:r>
        <w:t xml:space="preserve"> through the rotor plane, </w:t>
      </w:r>
      <w:r w:rsidR="00650BE0">
        <w:t xml:space="preserve">we used </w:t>
      </w:r>
      <w:r>
        <w:t>the following algorithm to calculate the probability of a collision with the rotor blades:</w:t>
      </w:r>
    </w:p>
    <w:p w:rsidR="00A521F0" w:rsidRDefault="00263B36" w:rsidP="00263B36">
      <w:pPr>
        <w:numPr>
          <w:ilvl w:val="0"/>
          <w:numId w:val="2"/>
        </w:numPr>
        <w:tabs>
          <w:tab w:val="left" w:pos="720"/>
        </w:tabs>
        <w:spacing w:line="480" w:lineRule="auto"/>
        <w:pPrChange w:id="281" w:author="Lars Holmstrom" w:date="2010-01-17T14:11:00Z">
          <w:pPr>
            <w:numPr>
              <w:numId w:val="2"/>
            </w:numPr>
            <w:tabs>
              <w:tab w:val="left" w:pos="720"/>
            </w:tabs>
            <w:spacing w:line="480" w:lineRule="auto"/>
            <w:ind w:left="720" w:hanging="360"/>
          </w:pPr>
        </w:pPrChange>
      </w:pPr>
      <w:ins w:id="282" w:author="Lars Holmstrom" w:date="2010-01-17T14:11:00Z">
        <w:r>
          <w:t xml:space="preserve">Determine the </w:t>
        </w:r>
      </w:ins>
      <w:ins w:id="283" w:author="Lars Holmstrom" w:date="2010-01-17T14:15:00Z">
        <w:r>
          <w:t xml:space="preserve">angular </w:t>
        </w:r>
      </w:ins>
      <w:ins w:id="284" w:author="Lars Holmstrom" w:date="2010-01-17T14:11:00Z">
        <w:r>
          <w:t xml:space="preserve">range of rotor </w:t>
        </w:r>
      </w:ins>
      <w:ins w:id="285" w:author="Lars Holmstrom" w:date="2010-01-17T14:15:00Z">
        <w:r>
          <w:t>positions</w:t>
        </w:r>
      </w:ins>
      <w:ins w:id="286" w:author="Lars Holmstrom" w:date="2010-01-17T14:11:00Z">
        <w:r>
          <w:t xml:space="preserve"> </w:t>
        </w:r>
      </w:ins>
      <w:ins w:id="287" w:author="Lars Holmstrom" w:date="2010-01-17T14:15:00Z">
        <w:r>
          <w:t>that would</w:t>
        </w:r>
      </w:ins>
      <w:ins w:id="288" w:author="Lars Holmstrom" w:date="2010-01-17T14:12:00Z">
        <w:r>
          <w:t xml:space="preserve"> result </w:t>
        </w:r>
      </w:ins>
      <w:del w:id="289" w:author="Lars Holmstrom" w:date="2010-01-17T14:13:00Z">
        <w:r w:rsidR="006C5E1C" w:rsidDel="00263B36">
          <w:delText xml:space="preserve">As a bird passes through the rotor plane for a specified flight path, calculate the angular range a single turbine rotor can take on that will result </w:delText>
        </w:r>
      </w:del>
      <w:r w:rsidR="006C5E1C">
        <w:t>in a collision</w:t>
      </w:r>
      <w:ins w:id="290" w:author="Lars Holmstrom" w:date="2010-01-17T14:13:00Z">
        <w:r>
          <w:t xml:space="preserve"> with the bird</w:t>
        </w:r>
      </w:ins>
      <w:r w:rsidR="006C5E1C">
        <w:t xml:space="preserve"> at some point during </w:t>
      </w:r>
      <w:del w:id="291" w:author="Lars Holmstrom" w:date="2010-01-17T14:14:00Z">
        <w:r w:rsidR="006C5E1C" w:rsidDel="00263B36">
          <w:delText xml:space="preserve">this </w:delText>
        </w:r>
      </w:del>
      <w:ins w:id="292" w:author="Lars Holmstrom" w:date="2010-01-17T14:14:00Z">
        <w:r>
          <w:t>its</w:t>
        </w:r>
        <w:r>
          <w:t xml:space="preserve"> </w:t>
        </w:r>
      </w:ins>
      <w:r w:rsidR="006C5E1C">
        <w:t>passage</w:t>
      </w:r>
      <w:ins w:id="293" w:author="Lars Holmstrom" w:date="2010-01-17T14:14:00Z">
        <w:r>
          <w:t xml:space="preserve"> through the rotor plane</w:t>
        </w:r>
      </w:ins>
      <w:r w:rsidR="006C5E1C">
        <w:t>.</w:t>
      </w:r>
    </w:p>
    <w:p w:rsidR="00A521F0" w:rsidRDefault="006C5E1C">
      <w:pPr>
        <w:numPr>
          <w:ilvl w:val="0"/>
          <w:numId w:val="2"/>
        </w:numPr>
        <w:tabs>
          <w:tab w:val="left" w:pos="720"/>
        </w:tabs>
        <w:spacing w:line="480" w:lineRule="auto"/>
        <w:jc w:val="both"/>
        <w:pPrChange w:id="294" w:author="Lars Holmstrom" w:date="2010-01-17T10:43:00Z">
          <w:pPr>
            <w:numPr>
              <w:numId w:val="2"/>
            </w:numPr>
            <w:tabs>
              <w:tab w:val="left" w:pos="720"/>
            </w:tabs>
            <w:spacing w:line="480" w:lineRule="auto"/>
            <w:ind w:left="720" w:hanging="360"/>
          </w:pPr>
        </w:pPrChange>
      </w:pPr>
      <w:r>
        <w:t xml:space="preserve">Divide this range by </w:t>
      </w:r>
      <w:r w:rsidR="008B7E0B">
        <w:t>2π radians</w:t>
      </w:r>
      <w:r>
        <w:t xml:space="preserve"> to calculate the probability of a collision with a single rotor.</w:t>
      </w:r>
    </w:p>
    <w:p w:rsidR="00A521F0" w:rsidRDefault="006C5E1C">
      <w:pPr>
        <w:numPr>
          <w:ilvl w:val="0"/>
          <w:numId w:val="2"/>
        </w:numPr>
        <w:tabs>
          <w:tab w:val="left" w:pos="720"/>
        </w:tabs>
        <w:spacing w:line="480" w:lineRule="auto"/>
        <w:jc w:val="both"/>
        <w:rPr>
          <w:ins w:id="295" w:author="Lars Holmstrom" w:date="2010-01-16T23:16:00Z"/>
        </w:rPr>
        <w:pPrChange w:id="296" w:author="Lars Holmstrom" w:date="2010-01-17T10:43:00Z">
          <w:pPr>
            <w:numPr>
              <w:numId w:val="2"/>
            </w:numPr>
            <w:tabs>
              <w:tab w:val="left" w:pos="720"/>
            </w:tabs>
            <w:spacing w:line="480" w:lineRule="auto"/>
            <w:ind w:left="720" w:hanging="360"/>
          </w:pPr>
        </w:pPrChange>
      </w:pPr>
      <w:r>
        <w:t>Multiply this by the number of rotors to calculate the probability of a collision with any of the rotors.</w:t>
      </w:r>
    </w:p>
    <w:p w:rsidR="00A521F0" w:rsidRDefault="00801B4D">
      <w:pPr>
        <w:jc w:val="both"/>
        <w:pPrChange w:id="297" w:author="Lars Holmstrom" w:date="2010-01-17T10:43:00Z">
          <w:pPr>
            <w:numPr>
              <w:numId w:val="2"/>
            </w:numPr>
            <w:tabs>
              <w:tab w:val="left" w:pos="720"/>
            </w:tabs>
            <w:spacing w:line="480" w:lineRule="auto"/>
            <w:ind w:left="720" w:hanging="360"/>
          </w:pPr>
        </w:pPrChange>
      </w:pPr>
      <w:del w:id="298" w:author="Lars Holmstrom" w:date="2010-01-17T10:54:00Z">
        <w:r w:rsidRPr="00F6510F" w:rsidDel="00A73955">
          <w:rPr>
            <w:position w:val="-12"/>
          </w:rPr>
          <w:fldChar w:fldCharType="begin"/>
        </w:r>
        <w:r w:rsidRPr="00F6510F" w:rsidDel="00A73955">
          <w:rPr>
            <w:position w:val="-12"/>
          </w:rPr>
          <w:fldChar w:fldCharType="end"/>
        </w:r>
        <w:r w:rsidRPr="00F6510F" w:rsidDel="00A73955">
          <w:rPr>
            <w:position w:val="-12"/>
          </w:rPr>
          <w:fldChar w:fldCharType="begin"/>
        </w:r>
        <w:r w:rsidRPr="00F6510F" w:rsidDel="00A73955">
          <w:rPr>
            <w:position w:val="-12"/>
          </w:rPr>
          <w:fldChar w:fldCharType="end"/>
        </w:r>
        <w:r w:rsidRPr="00F6510F" w:rsidDel="00A73955">
          <w:rPr>
            <w:position w:val="-12"/>
          </w:rPr>
          <w:fldChar w:fldCharType="begin"/>
        </w:r>
        <w:r w:rsidRPr="00F6510F" w:rsidDel="00A73955">
          <w:rPr>
            <w:position w:val="-12"/>
          </w:rPr>
          <w:fldChar w:fldCharType="end"/>
        </w:r>
        <w:r w:rsidRPr="00F6510F" w:rsidDel="00A73955">
          <w:rPr>
            <w:position w:val="-12"/>
          </w:rPr>
          <w:fldChar w:fldCharType="begin"/>
        </w:r>
        <w:r w:rsidRPr="00F6510F" w:rsidDel="00A73955">
          <w:rPr>
            <w:position w:val="-12"/>
          </w:rPr>
          <w:fldChar w:fldCharType="end"/>
        </w:r>
        <w:r w:rsidRPr="00F6510F" w:rsidDel="00A73955">
          <w:rPr>
            <w:position w:val="-12"/>
          </w:rPr>
          <w:fldChar w:fldCharType="begin"/>
        </w:r>
        <w:r w:rsidRPr="00F6510F" w:rsidDel="00A73955">
          <w:rPr>
            <w:position w:val="-12"/>
          </w:rPr>
          <w:fldChar w:fldCharType="end"/>
        </w:r>
        <w:r w:rsidRPr="00F6510F" w:rsidDel="00A73955">
          <w:rPr>
            <w:position w:val="-12"/>
          </w:rPr>
          <w:fldChar w:fldCharType="begin"/>
        </w:r>
        <w:r w:rsidRPr="00F6510F" w:rsidDel="00A73955">
          <w:rPr>
            <w:position w:val="-12"/>
          </w:rPr>
          <w:fldChar w:fldCharType="end"/>
        </w:r>
        <w:r w:rsidRPr="000F5AC8" w:rsidDel="00A73955">
          <w:rPr>
            <w:position w:val="-12"/>
          </w:rPr>
          <w:fldChar w:fldCharType="begin"/>
        </w:r>
        <w:r w:rsidRPr="000F5AC8" w:rsidDel="00A73955">
          <w:rPr>
            <w:position w:val="-12"/>
          </w:rPr>
          <w:fldChar w:fldCharType="end"/>
        </w:r>
        <w:r w:rsidRPr="004C42C5" w:rsidDel="00A73955">
          <w:rPr>
            <w:position w:val="-4"/>
          </w:rPr>
          <w:fldChar w:fldCharType="begin"/>
        </w:r>
        <w:r w:rsidRPr="004C42C5" w:rsidDel="00A73955">
          <w:rPr>
            <w:position w:val="-4"/>
          </w:rPr>
          <w:fldChar w:fldCharType="end"/>
        </w:r>
      </w:del>
    </w:p>
    <w:p w:rsidR="00A521F0" w:rsidRDefault="00274E12">
      <w:pPr>
        <w:spacing w:line="480" w:lineRule="auto"/>
        <w:jc w:val="both"/>
        <w:rPr>
          <w:b/>
        </w:rPr>
        <w:pPrChange w:id="299" w:author="Lars Holmstrom" w:date="2010-01-17T10:43:00Z">
          <w:pPr>
            <w:spacing w:line="480" w:lineRule="auto"/>
          </w:pPr>
        </w:pPrChange>
      </w:pPr>
      <w:r>
        <w:rPr>
          <w:b/>
        </w:rPr>
        <w:t xml:space="preserve">2.5 </w:t>
      </w:r>
      <w:r w:rsidR="006C5E1C">
        <w:rPr>
          <w:b/>
        </w:rPr>
        <w:t xml:space="preserve">Analysis of Downwind and Upwind Flight Path with </w:t>
      </w:r>
      <w:r w:rsidR="00734DD9">
        <w:rPr>
          <w:b/>
        </w:rPr>
        <w:t>One-Dimensional (</w:t>
      </w:r>
      <w:r w:rsidR="006C5E1C">
        <w:rPr>
          <w:b/>
        </w:rPr>
        <w:t>1</w:t>
      </w:r>
      <w:r w:rsidR="00734DD9">
        <w:rPr>
          <w:b/>
        </w:rPr>
        <w:t>-</w:t>
      </w:r>
      <w:r w:rsidR="006C5E1C">
        <w:rPr>
          <w:b/>
        </w:rPr>
        <w:t>D</w:t>
      </w:r>
      <w:r w:rsidR="00734DD9">
        <w:rPr>
          <w:b/>
        </w:rPr>
        <w:t>)</w:t>
      </w:r>
      <w:r w:rsidR="006C5E1C">
        <w:rPr>
          <w:b/>
        </w:rPr>
        <w:t xml:space="preserve"> Rotor</w:t>
      </w:r>
    </w:p>
    <w:p w:rsidR="00A521F0" w:rsidRDefault="009231F1">
      <w:pPr>
        <w:spacing w:line="480" w:lineRule="auto"/>
        <w:jc w:val="both"/>
        <w:pPrChange w:id="300" w:author="Lars Holmstrom" w:date="2010-01-17T10:43:00Z">
          <w:pPr>
            <w:spacing w:line="480" w:lineRule="auto"/>
          </w:pPr>
        </w:pPrChange>
      </w:pPr>
      <w:r>
        <w:t>We use</w:t>
      </w:r>
      <w:ins w:id="301" w:author="Lars Holmstrom" w:date="2010-01-17T11:23:00Z">
        <w:r w:rsidR="00E26838">
          <w:t>d</w:t>
        </w:r>
      </w:ins>
      <w:del w:id="302" w:author="Lars Holmstrom" w:date="2010-01-17T11:22:00Z">
        <w:r w:rsidDel="00E26838">
          <w:delText>d</w:delText>
        </w:r>
      </w:del>
      <w:r>
        <w:t xml:space="preserve"> a basic downwind flight path</w:t>
      </w:r>
      <w:r w:rsidR="006C5E1C">
        <w:t xml:space="preserve"> scenario to analyze and provide an introduction into the collision probability calculations described in this paper. </w:t>
      </w:r>
      <w:r w:rsidR="000328CE">
        <w:t xml:space="preserve">Consider a </w:t>
      </w:r>
      <w:r w:rsidR="006C5E1C">
        <w:t>wind turbine as it appears looking downwind</w:t>
      </w:r>
      <w:r w:rsidR="00E60133">
        <w:t xml:space="preserve"> (</w:t>
      </w:r>
      <w:r w:rsidR="00106B50">
        <w:t>Fig.</w:t>
      </w:r>
      <w:r w:rsidR="000328CE">
        <w:t xml:space="preserve"> 1, </w:t>
      </w:r>
      <w:del w:id="303" w:author="Lars Holmstrom" w:date="2010-01-16T23:17:00Z">
        <w:r w:rsidR="000328CE" w:rsidDel="00FB0A6D">
          <w:delText xml:space="preserve">middle </w:delText>
        </w:r>
      </w:del>
      <w:ins w:id="304" w:author="Lars Holmstrom" w:date="2010-01-16T23:17:00Z">
        <w:r w:rsidR="00FB0A6D">
          <w:t xml:space="preserve">upper left </w:t>
        </w:r>
      </w:ins>
      <w:r w:rsidR="000328CE">
        <w:t>pane</w:t>
      </w:r>
      <w:ins w:id="305" w:author="Lars Holmstrom" w:date="2010-01-16T23:18:00Z">
        <w:r w:rsidR="000B3BBA">
          <w:t>l</w:t>
        </w:r>
      </w:ins>
      <w:r w:rsidR="000328CE">
        <w:t>)</w:t>
      </w:r>
      <w:r w:rsidR="006C5E1C">
        <w:t xml:space="preserve">. The plane of the rotor blades is perpendicular to the wind direction, as is the case in normal operation. The origin of a left-handed </w:t>
      </w:r>
      <w:r w:rsidR="00F32C76">
        <w:t>3-D</w:t>
      </w:r>
      <w:r w:rsidR="006C5E1C">
        <w:t xml:space="preserve"> (xyz) coordinate space is located at the center of the turbine hub. The </w:t>
      </w:r>
      <w:r w:rsidR="006C5E1C" w:rsidRPr="00500D67">
        <w:rPr>
          <w:i/>
        </w:rPr>
        <w:t>z</w:t>
      </w:r>
      <w:r w:rsidR="006C5E1C">
        <w:t xml:space="preserve">-component increases in the upward direction, the </w:t>
      </w:r>
      <w:r w:rsidR="006C5E1C" w:rsidRPr="00500D67">
        <w:rPr>
          <w:i/>
        </w:rPr>
        <w:t>y</w:t>
      </w:r>
      <w:r w:rsidR="006C5E1C">
        <w:t xml:space="preserve">-component increases to the right, and the </w:t>
      </w:r>
      <w:r w:rsidR="006C5E1C" w:rsidRPr="009A2C28">
        <w:rPr>
          <w:i/>
        </w:rPr>
        <w:t>x</w:t>
      </w:r>
      <w:r w:rsidR="006C5E1C">
        <w:t xml:space="preserve">-component increases downwind and is negative </w:t>
      </w:r>
      <w:r w:rsidR="00500D67">
        <w:t>from</w:t>
      </w:r>
      <w:r w:rsidR="006C5E1C">
        <w:t xml:space="preserve"> the figure viewpoint. The turbine blades rotate counter clockwise when looking downwind. Since the flight path is parallel to the wind direction in this </w:t>
      </w:r>
      <w:r w:rsidR="006C5E1C">
        <w:lastRenderedPageBreak/>
        <w:t xml:space="preserve">case, </w:t>
      </w:r>
      <w:r w:rsidR="00C75677">
        <w:t xml:space="preserve">there is no </w:t>
      </w:r>
      <w:r w:rsidR="00C75677" w:rsidRPr="00B23014">
        <w:rPr>
          <w:position w:val="-10"/>
        </w:rPr>
        <w:object w:dxaOrig="220" w:dyaOrig="260">
          <v:shape id="_x0000_i1050" type="#_x0000_t75" style="width:11.25pt;height:12.75pt" o:ole="" filled="t">
            <v:fill color2="black"/>
            <v:imagedata r:id="rId59" o:title=""/>
          </v:shape>
          <o:OLEObject Type="Embed" ProgID="Equation.DSMT4" ShapeID="_x0000_i1050" DrawAspect="Content" ObjectID="_1325250468" r:id="rId60"/>
        </w:object>
      </w:r>
      <w:r w:rsidR="00C75677">
        <w:t xml:space="preserve"> component to </w:t>
      </w:r>
      <w:r w:rsidR="006C5E1C">
        <w:t>the</w:t>
      </w:r>
      <w:r w:rsidR="00C75677">
        <w:t xml:space="preserve"> bird’s wind velocity </w:t>
      </w:r>
      <w:r w:rsidR="00C75677" w:rsidRPr="00C75677">
        <w:rPr>
          <w:position w:val="-12"/>
        </w:rPr>
        <w:object w:dxaOrig="279" w:dyaOrig="360">
          <v:shape id="_x0000_i1051" type="#_x0000_t75" style="width:14.25pt;height:18pt" o:ole="">
            <v:imagedata r:id="rId61" o:title=""/>
          </v:shape>
          <o:OLEObject Type="Embed" ProgID="Equation.DSMT4" ShapeID="_x0000_i1051" DrawAspect="Content" ObjectID="_1325250469" r:id="rId62"/>
        </w:object>
      </w:r>
      <w:r w:rsidR="00C75677">
        <w:t xml:space="preserve"> or ground </w:t>
      </w:r>
      <w:del w:id="306" w:author="Lars Holmstrom" w:date="2010-01-17T11:23:00Z">
        <w:r w:rsidR="00C75677" w:rsidDel="00E26838">
          <w:delText xml:space="preserve">velocity </w:delText>
        </w:r>
      </w:del>
      <w:proofErr w:type="gramStart"/>
      <w:ins w:id="307" w:author="Lars Holmstrom" w:date="2010-01-17T11:23:00Z">
        <w:r w:rsidR="00E26838">
          <w:t xml:space="preserve">velocity </w:t>
        </w:r>
      </w:ins>
      <w:proofErr w:type="gramEnd"/>
      <w:r w:rsidR="00C75677" w:rsidRPr="00C75677">
        <w:rPr>
          <w:position w:val="-12"/>
        </w:rPr>
        <w:object w:dxaOrig="300" w:dyaOrig="360">
          <v:shape id="_x0000_i1052" type="#_x0000_t75" style="width:15pt;height:18pt" o:ole="">
            <v:imagedata r:id="rId63" o:title=""/>
          </v:shape>
          <o:OLEObject Type="Embed" ProgID="Equation.DSMT4" ShapeID="_x0000_i1052" DrawAspect="Content" ObjectID="_1325250470" r:id="rId64"/>
        </w:object>
      </w:r>
      <w:r w:rsidR="00C75677">
        <w:t xml:space="preserve">. Assuming that the </w:t>
      </w:r>
      <w:r w:rsidR="00C76EAA">
        <w:t xml:space="preserve">bird’s </w:t>
      </w:r>
      <w:r w:rsidR="00C75677">
        <w:t>ground velocity</w:t>
      </w:r>
      <w:r w:rsidR="000012D5">
        <w:t xml:space="preserve"> </w:t>
      </w:r>
      <w:r w:rsidR="00C75677">
        <w:t xml:space="preserve">is </w:t>
      </w:r>
      <w:r w:rsidR="00C76EAA">
        <w:t>the quantity measured in a field survey</w:t>
      </w:r>
      <w:r w:rsidR="00C75677">
        <w:t>, we can calculate the</w:t>
      </w:r>
      <w:r w:rsidR="00C76EAA">
        <w:t xml:space="preserve"> </w:t>
      </w:r>
      <w:r w:rsidR="00C75677">
        <w:t>bird’s ground velocity</w:t>
      </w:r>
      <w:r w:rsidR="000012D5">
        <w:t xml:space="preserve"> at the point of entry into the rotor plane</w:t>
      </w:r>
      <w:r w:rsidR="00C76EAA">
        <w:t>:</w:t>
      </w:r>
    </w:p>
    <w:p w:rsidR="00007CC6" w:rsidRDefault="00C76EAA">
      <w:pPr>
        <w:spacing w:line="480" w:lineRule="auto"/>
        <w:jc w:val="center"/>
      </w:pPr>
      <w:r w:rsidRPr="000012D5">
        <w:rPr>
          <w:position w:val="-12"/>
        </w:rPr>
        <w:object w:dxaOrig="1520" w:dyaOrig="360">
          <v:shape id="_x0000_i1053" type="#_x0000_t75" style="width:75.75pt;height:18pt" o:ole="">
            <v:imagedata r:id="rId65" o:title=""/>
          </v:shape>
          <o:OLEObject Type="Embed" ProgID="Equation.DSMT4" ShapeID="_x0000_i1053" DrawAspect="Content" ObjectID="_1325250471" r:id="rId66"/>
        </w:object>
      </w:r>
    </w:p>
    <w:p w:rsidR="00A521F0" w:rsidRDefault="000328CE">
      <w:pPr>
        <w:spacing w:line="480" w:lineRule="auto"/>
        <w:jc w:val="both"/>
        <w:pPrChange w:id="308" w:author="Lars Holmstrom" w:date="2010-01-17T10:43:00Z">
          <w:pPr>
            <w:spacing w:line="480" w:lineRule="auto"/>
          </w:pPr>
        </w:pPrChange>
      </w:pPr>
      <w:proofErr w:type="gramStart"/>
      <w:r>
        <w:t>where</w:t>
      </w:r>
      <w:proofErr w:type="gramEnd"/>
      <w:r>
        <w:t xml:space="preserve"> </w:t>
      </w:r>
      <w:r w:rsidR="00C76EAA" w:rsidRPr="00C76EAA">
        <w:rPr>
          <w:i/>
        </w:rPr>
        <w:t>a</w:t>
      </w:r>
      <w:r w:rsidR="00C76EAA">
        <w:t xml:space="preserve"> is the axial induction factor and </w:t>
      </w:r>
      <w:r w:rsidR="00C15CB4" w:rsidRPr="00B23014">
        <w:rPr>
          <w:position w:val="-12"/>
        </w:rPr>
        <w:object w:dxaOrig="320" w:dyaOrig="360">
          <v:shape id="_x0000_i1054" type="#_x0000_t75" style="width:15.75pt;height:18pt" o:ole="" filled="t">
            <v:fill color2="black"/>
            <v:imagedata r:id="rId67" o:title=""/>
          </v:shape>
          <o:OLEObject Type="Embed" ProgID="Equation.DSMT4" ShapeID="_x0000_i1054" DrawAspect="Content" ObjectID="_1325250472" r:id="rId68"/>
        </w:object>
      </w:r>
      <w:r>
        <w:t xml:space="preserve"> is the wind velocity.</w:t>
      </w:r>
    </w:p>
    <w:p w:rsidR="00A521F0" w:rsidRDefault="006C5E1C">
      <w:pPr>
        <w:spacing w:line="480" w:lineRule="auto"/>
        <w:ind w:firstLine="720"/>
        <w:jc w:val="both"/>
        <w:pPrChange w:id="309" w:author="Lars Holmstrom" w:date="2010-01-17T10:43:00Z">
          <w:pPr>
            <w:spacing w:line="480" w:lineRule="auto"/>
            <w:ind w:firstLine="720"/>
          </w:pPr>
        </w:pPrChange>
      </w:pPr>
      <w:r>
        <w:rPr>
          <w:i/>
        </w:rPr>
        <w:t>Calculating Collision Points</w:t>
      </w:r>
      <w:r w:rsidR="008810EE">
        <w:t xml:space="preserve"> </w:t>
      </w:r>
      <w:r>
        <w:t xml:space="preserve">— In the case of downwind flight (flight path perpendicular to the rotor plane), </w:t>
      </w:r>
      <w:r w:rsidR="00FA3F2B">
        <w:t>we must calculate the location of</w:t>
      </w:r>
      <w:r w:rsidR="00B23014" w:rsidRPr="00B23014">
        <w:rPr>
          <w:position w:val="-12"/>
        </w:rPr>
        <w:object w:dxaOrig="279" w:dyaOrig="360">
          <v:shape id="_x0000_i1055" type="#_x0000_t75" style="width:14.25pt;height:18pt" o:ole="" filled="t">
            <v:fill color2="black"/>
            <v:imagedata r:id="rId69" o:title=""/>
          </v:shape>
          <o:OLEObject Type="Embed" ProgID="Equation.DSMT4" ShapeID="_x0000_i1055" DrawAspect="Content" ObjectID="_1325250473" r:id="rId70"/>
        </w:object>
      </w:r>
      <w:r w:rsidR="00FA3F2B">
        <w:t>, the most advanced position of the rotor on the y-axis that can produce a collision with the bird, and</w:t>
      </w:r>
      <w:r w:rsidR="00B23014" w:rsidRPr="00B23014">
        <w:rPr>
          <w:position w:val="-12"/>
        </w:rPr>
        <w:object w:dxaOrig="279" w:dyaOrig="360">
          <v:shape id="_x0000_i1056" type="#_x0000_t75" style="width:14.25pt;height:18pt" o:ole="" filled="t">
            <v:fill color2="black"/>
            <v:imagedata r:id="rId71" o:title=""/>
          </v:shape>
          <o:OLEObject Type="Embed" ProgID="Equation.DSMT4" ShapeID="_x0000_i1056" DrawAspect="Content" ObjectID="_1325250474" r:id="rId72"/>
        </w:object>
      </w:r>
      <w:r w:rsidR="00FA3F2B">
        <w:t>, the least advanced position of the rotor on the y-axis that can produce a collision with the bird (</w:t>
      </w:r>
      <w:r w:rsidR="00106B50">
        <w:t>Fig.</w:t>
      </w:r>
      <w:r w:rsidR="00FA3F2B">
        <w:t xml:space="preserve"> 1</w:t>
      </w:r>
      <w:r w:rsidR="005B179E">
        <w:t xml:space="preserve">, </w:t>
      </w:r>
      <w:del w:id="310" w:author="Lars Holmstrom" w:date="2010-01-16T23:18:00Z">
        <w:r w:rsidR="005B179E" w:rsidDel="000B3BBA">
          <w:delText>top pane</w:delText>
        </w:r>
      </w:del>
      <w:ins w:id="311" w:author="Lars Holmstrom" w:date="2010-01-16T23:18:00Z">
        <w:r w:rsidR="000B3BBA">
          <w:t>upper right panel</w:t>
        </w:r>
      </w:ins>
      <w:r w:rsidR="00FA3F2B">
        <w:t>). T</w:t>
      </w:r>
      <w:r>
        <w:t xml:space="preserve">hese two points are given by: </w:t>
      </w:r>
    </w:p>
    <w:p w:rsidR="00A521F0" w:rsidRDefault="006C5E1C">
      <w:pPr>
        <w:pStyle w:val="MTDisplayEquation"/>
        <w:jc w:val="both"/>
        <w:pPrChange w:id="312" w:author="Lars Holmstrom" w:date="2010-01-17T10:43:00Z">
          <w:pPr>
            <w:pStyle w:val="MTDisplayEquation"/>
          </w:pPr>
        </w:pPrChange>
      </w:pPr>
      <w:r>
        <w:tab/>
      </w:r>
      <w:r w:rsidRPr="00067CED">
        <w:rPr>
          <w:position w:val="-6"/>
        </w:rPr>
        <w:object w:dxaOrig="1620" w:dyaOrig="360">
          <v:shape id="_x0000_i1057" type="#_x0000_t75" style="width:81pt;height:18pt" o:ole="" filled="t">
            <v:fill color2="black"/>
            <v:imagedata r:id="rId73" o:title=""/>
          </v:shape>
          <o:OLEObject Type="Embed" ProgID="Equation.DSMT4" ShapeID="_x0000_i1057" DrawAspect="Content" ObjectID="_1325250475" r:id="rId74"/>
        </w:object>
      </w:r>
    </w:p>
    <w:p w:rsidR="00007CC6" w:rsidRDefault="006C5E1C">
      <w:pPr>
        <w:spacing w:line="480" w:lineRule="auto"/>
        <w:jc w:val="both"/>
      </w:pPr>
      <w:proofErr w:type="gramStart"/>
      <w:r>
        <w:t>and</w:t>
      </w:r>
      <w:proofErr w:type="gramEnd"/>
      <w:r>
        <w:t xml:space="preserve"> </w:t>
      </w:r>
    </w:p>
    <w:p w:rsidR="00A521F0" w:rsidRDefault="006C5E1C">
      <w:pPr>
        <w:pStyle w:val="MTDisplayEquation"/>
        <w:jc w:val="both"/>
        <w:pPrChange w:id="313" w:author="Lars Holmstrom" w:date="2010-01-17T10:43:00Z">
          <w:pPr>
            <w:pStyle w:val="MTDisplayEquation"/>
          </w:pPr>
        </w:pPrChange>
      </w:pPr>
      <w:r>
        <w:tab/>
      </w:r>
      <w:r w:rsidRPr="00067CED">
        <w:rPr>
          <w:position w:val="-6"/>
        </w:rPr>
        <w:object w:dxaOrig="1620" w:dyaOrig="360">
          <v:shape id="_x0000_i1058" type="#_x0000_t75" style="width:81pt;height:18pt" o:ole="" filled="t">
            <v:fill color2="black"/>
            <v:imagedata r:id="rId75" o:title=""/>
          </v:shape>
          <o:OLEObject Type="Embed" ProgID="Equation.DSMT4" ShapeID="_x0000_i1058" DrawAspect="Content" ObjectID="_1325250476" r:id="rId76"/>
        </w:object>
      </w:r>
    </w:p>
    <w:p w:rsidR="00007CC6" w:rsidRDefault="006C5E1C">
      <w:pPr>
        <w:spacing w:line="480" w:lineRule="auto"/>
        <w:jc w:val="both"/>
      </w:pPr>
      <w:proofErr w:type="gramStart"/>
      <w:r>
        <w:t>where</w:t>
      </w:r>
      <w:proofErr w:type="gramEnd"/>
      <w:r>
        <w:t xml:space="preserve"> </w:t>
      </w:r>
      <w:r w:rsidR="00B23014" w:rsidRPr="00B23014">
        <w:rPr>
          <w:position w:val="-12"/>
        </w:rPr>
        <w:object w:dxaOrig="460" w:dyaOrig="360">
          <v:shape id="_x0000_i1059" type="#_x0000_t75" style="width:23.25pt;height:18pt" o:ole="" filled="t">
            <v:fill color2="black"/>
            <v:imagedata r:id="rId77" o:title=""/>
          </v:shape>
          <o:OLEObject Type="Embed" ProgID="Equation.DSMT4" ShapeID="_x0000_i1059" DrawAspect="Content" ObjectID="_1325250477" r:id="rId78"/>
        </w:object>
      </w:r>
      <w:r>
        <w:t xml:space="preserve"> is the y coordinate of the point where the nose of the bird crosses the rotor plane and</w:t>
      </w:r>
      <w:r>
        <w:rPr>
          <w:i/>
        </w:rPr>
        <w:t xml:space="preserve"> w</w:t>
      </w:r>
      <w:r>
        <w:t xml:space="preserve"> is the width of the bird</w:t>
      </w:r>
      <w:r w:rsidR="00C15CB4">
        <w:t>.</w:t>
      </w:r>
    </w:p>
    <w:p w:rsidR="00A521F0" w:rsidRDefault="006C5E1C">
      <w:pPr>
        <w:spacing w:line="480" w:lineRule="auto"/>
        <w:ind w:firstLine="720"/>
        <w:jc w:val="both"/>
        <w:pPrChange w:id="314" w:author="Lars Holmstrom" w:date="2010-01-17T10:43:00Z">
          <w:pPr>
            <w:spacing w:line="480" w:lineRule="auto"/>
            <w:ind w:firstLine="720"/>
          </w:pPr>
        </w:pPrChange>
      </w:pPr>
      <w:r>
        <w:rPr>
          <w:i/>
        </w:rPr>
        <w:t>Rotor Angle Resulting in Collision</w:t>
      </w:r>
      <w:r w:rsidR="00094778">
        <w:t xml:space="preserve"> </w:t>
      </w:r>
      <w:r>
        <w:t>—</w:t>
      </w:r>
      <w:r w:rsidR="002F5C00">
        <w:t xml:space="preserve"> The rotational angles associated with the collision points </w:t>
      </w:r>
      <w:r w:rsidR="00B23014" w:rsidRPr="00B23014">
        <w:rPr>
          <w:position w:val="-12"/>
        </w:rPr>
        <w:object w:dxaOrig="279" w:dyaOrig="360">
          <v:shape id="_x0000_i1060" type="#_x0000_t75" style="width:14.25pt;height:18pt" o:ole="" filled="t">
            <v:fill color2="black"/>
            <v:imagedata r:id="rId79" o:title=""/>
          </v:shape>
          <o:OLEObject Type="Embed" ProgID="Equation.DSMT4" ShapeID="_x0000_i1060" DrawAspect="Content" ObjectID="_1325250478" r:id="rId80"/>
        </w:object>
      </w:r>
      <w:r w:rsidR="002F5C00">
        <w:t xml:space="preserve"> and </w:t>
      </w:r>
      <w:r w:rsidR="00B23014" w:rsidRPr="00B23014">
        <w:rPr>
          <w:position w:val="-12"/>
        </w:rPr>
        <w:object w:dxaOrig="279" w:dyaOrig="360">
          <v:shape id="_x0000_i1061" type="#_x0000_t75" style="width:14.25pt;height:18pt" o:ole="" filled="t">
            <v:fill color2="black"/>
            <v:imagedata r:id="rId81" o:title=""/>
          </v:shape>
          <o:OLEObject Type="Embed" ProgID="Equation.DSMT4" ShapeID="_x0000_i1061" DrawAspect="Content" ObjectID="_1325250479" r:id="rId82"/>
        </w:object>
      </w:r>
      <w:r w:rsidR="002F5C00">
        <w:t xml:space="preserve"> are </w:t>
      </w:r>
      <w:r w:rsidR="008E1E77" w:rsidRPr="00B23014">
        <w:rPr>
          <w:position w:val="-12"/>
        </w:rPr>
        <w:object w:dxaOrig="360" w:dyaOrig="360">
          <v:shape id="_x0000_i1062" type="#_x0000_t75" style="width:18pt;height:18pt" o:ole="" filled="t">
            <v:fill color2="black"/>
            <v:imagedata r:id="rId83" o:title=""/>
          </v:shape>
          <o:OLEObject Type="Embed" ProgID="Equation.DSMT4" ShapeID="_x0000_i1062" DrawAspect="Content" ObjectID="_1325250480" r:id="rId84"/>
        </w:object>
      </w:r>
      <w:r>
        <w:t xml:space="preserve"> </w:t>
      </w:r>
      <w:proofErr w:type="gramStart"/>
      <w:r>
        <w:t xml:space="preserve">and </w:t>
      </w:r>
      <w:proofErr w:type="gramEnd"/>
      <w:r w:rsidR="008E1E77" w:rsidRPr="00B23014">
        <w:rPr>
          <w:position w:val="-12"/>
        </w:rPr>
        <w:object w:dxaOrig="360" w:dyaOrig="360">
          <v:shape id="_x0000_i1063" type="#_x0000_t75" style="width:18pt;height:18pt" o:ole="" filled="t">
            <v:fill color2="black"/>
            <v:imagedata r:id="rId85" o:title=""/>
          </v:shape>
          <o:OLEObject Type="Embed" ProgID="Equation.DSMT4" ShapeID="_x0000_i1063" DrawAspect="Content" ObjectID="_1325250481" r:id="rId86"/>
        </w:object>
      </w:r>
      <w:r>
        <w:t xml:space="preserve">, </w:t>
      </w:r>
      <w:r w:rsidR="002F5C00">
        <w:t>respectively (</w:t>
      </w:r>
      <w:r w:rsidR="00106B50">
        <w:t>Fig.</w:t>
      </w:r>
      <w:r w:rsidR="002F5C00">
        <w:t xml:space="preserve"> 1, bottom</w:t>
      </w:r>
      <w:ins w:id="315" w:author="Lars Holmstrom" w:date="2010-01-16T23:18:00Z">
        <w:r w:rsidR="000B3BBA">
          <w:t xml:space="preserve"> left</w:t>
        </w:r>
      </w:ins>
      <w:r w:rsidR="002F5C00">
        <w:t xml:space="preserve"> pane</w:t>
      </w:r>
      <w:ins w:id="316" w:author="Lars Holmstrom" w:date="2010-01-16T23:18:00Z">
        <w:r w:rsidR="000B3BBA">
          <w:t>l</w:t>
        </w:r>
      </w:ins>
      <w:r w:rsidR="002F5C00">
        <w:t xml:space="preserve">). </w:t>
      </w:r>
      <w:r>
        <w:t>These angles are given by:</w:t>
      </w:r>
    </w:p>
    <w:p w:rsidR="00007CC6" w:rsidRDefault="002D2A3E">
      <w:pPr>
        <w:spacing w:line="480" w:lineRule="auto"/>
        <w:jc w:val="center"/>
      </w:pPr>
      <w:r>
        <w:rPr>
          <w:noProof/>
          <w:position w:val="-12"/>
          <w:lang w:eastAsia="en-US"/>
        </w:rPr>
        <w:drawing>
          <wp:inline distT="0" distB="0" distL="0" distR="0">
            <wp:extent cx="1190625" cy="2286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srcRect/>
                    <a:stretch>
                      <a:fillRect/>
                    </a:stretch>
                  </pic:blipFill>
                  <pic:spPr bwMode="auto">
                    <a:xfrm>
                      <a:off x="0" y="0"/>
                      <a:ext cx="1190625" cy="228600"/>
                    </a:xfrm>
                    <a:prstGeom prst="rect">
                      <a:avLst/>
                    </a:prstGeom>
                    <a:solidFill>
                      <a:srgbClr val="FFFFFF"/>
                    </a:solidFill>
                    <a:ln w="9525">
                      <a:noFill/>
                      <a:miter lim="800000"/>
                      <a:headEnd/>
                      <a:tailEnd/>
                    </a:ln>
                  </pic:spPr>
                </pic:pic>
              </a:graphicData>
            </a:graphic>
          </wp:inline>
        </w:drawing>
      </w:r>
    </w:p>
    <w:p w:rsidR="00A521F0" w:rsidRDefault="006C5E1C">
      <w:pPr>
        <w:spacing w:line="480" w:lineRule="auto"/>
        <w:jc w:val="both"/>
        <w:pPrChange w:id="317" w:author="Lars Holmstrom" w:date="2010-01-17T10:43:00Z">
          <w:pPr>
            <w:spacing w:line="480" w:lineRule="auto"/>
          </w:pPr>
        </w:pPrChange>
      </w:pPr>
      <w:proofErr w:type="gramStart"/>
      <w:r>
        <w:t>and</w:t>
      </w:r>
      <w:proofErr w:type="gramEnd"/>
    </w:p>
    <w:p w:rsidR="00007CC6" w:rsidRDefault="008E1E77">
      <w:pPr>
        <w:spacing w:line="480" w:lineRule="auto"/>
        <w:jc w:val="center"/>
      </w:pPr>
      <w:r w:rsidRPr="008E1E77">
        <w:rPr>
          <w:position w:val="-12"/>
        </w:rPr>
        <w:object w:dxaOrig="1880" w:dyaOrig="360">
          <v:shape id="_x0000_i1064" type="#_x0000_t75" style="width:93.75pt;height:18pt" o:ole="" filled="t">
            <v:fill color2="black"/>
            <v:imagedata r:id="rId88" o:title=""/>
          </v:shape>
          <o:OLEObject Type="Embed" ProgID="Equation.DSMT4" ShapeID="_x0000_i1064" DrawAspect="Content" ObjectID="_1325250482" r:id="rId89"/>
        </w:object>
      </w:r>
    </w:p>
    <w:p w:rsidR="00A521F0" w:rsidRDefault="006C5E1C">
      <w:pPr>
        <w:spacing w:line="480" w:lineRule="auto"/>
        <w:jc w:val="both"/>
        <w:pPrChange w:id="318" w:author="Lars Holmstrom" w:date="2010-01-17T10:43:00Z">
          <w:pPr>
            <w:spacing w:line="480" w:lineRule="auto"/>
          </w:pPr>
        </w:pPrChange>
      </w:pPr>
      <w:r w:rsidRPr="00E94A08">
        <w:lastRenderedPageBreak/>
        <w:t xml:space="preserve">The time </w:t>
      </w:r>
      <w:r w:rsidR="005B179E" w:rsidRPr="00E94A08">
        <w:t xml:space="preserve">the bird spends in </w:t>
      </w:r>
      <w:r w:rsidRPr="00E94A08">
        <w:t xml:space="preserve">the rotor plane is given </w:t>
      </w:r>
      <w:proofErr w:type="gramStart"/>
      <w:r w:rsidRPr="00E94A08">
        <w:t xml:space="preserve">by </w:t>
      </w:r>
      <w:proofErr w:type="gramEnd"/>
      <w:r w:rsidR="00A07749" w:rsidRPr="00E94A08">
        <w:rPr>
          <w:position w:val="-12"/>
        </w:rPr>
        <w:object w:dxaOrig="639" w:dyaOrig="360">
          <v:shape id="_x0000_i1065" type="#_x0000_t75" style="width:32.25pt;height:18pt" o:ole="" filled="t">
            <v:fill color2="black"/>
            <v:imagedata r:id="rId90" o:title=""/>
          </v:shape>
          <o:OLEObject Type="Embed" ProgID="Equation.DSMT4" ShapeID="_x0000_i1065" DrawAspect="Content" ObjectID="_1325250483" r:id="rId91"/>
        </w:object>
      </w:r>
      <w:r w:rsidRPr="00E94A08">
        <w:t xml:space="preserve">, where </w:t>
      </w:r>
      <w:r w:rsidR="00B23014" w:rsidRPr="00E94A08">
        <w:rPr>
          <w:position w:val="-6"/>
        </w:rPr>
        <w:object w:dxaOrig="139" w:dyaOrig="279">
          <v:shape id="_x0000_i1066" type="#_x0000_t75" style="width:6.75pt;height:14.25pt" o:ole="" filled="t">
            <v:fill color2="black"/>
            <v:imagedata r:id="rId92" o:title=""/>
          </v:shape>
          <o:OLEObject Type="Embed" ProgID="Equation.DSMT4" ShapeID="_x0000_i1066" DrawAspect="Content" ObjectID="_1325250484" r:id="rId93"/>
        </w:object>
      </w:r>
      <w:r w:rsidRPr="00E94A08">
        <w:t xml:space="preserve"> is the length of the bird</w:t>
      </w:r>
      <w:ins w:id="319" w:author="Lars Holmstrom" w:date="2010-01-17T11:25:00Z">
        <w:r w:rsidR="00E26838">
          <w:t>, and t</w:t>
        </w:r>
      </w:ins>
      <w:del w:id="320" w:author="Lars Holmstrom" w:date="2010-01-17T11:25:00Z">
        <w:r w:rsidRPr="00E94A08" w:rsidDel="00E26838">
          <w:delText>. T</w:delText>
        </w:r>
      </w:del>
      <w:r w:rsidRPr="00E94A08">
        <w:t xml:space="preserve">he rotor can rotate </w:t>
      </w:r>
    </w:p>
    <w:p w:rsidR="00007CC6" w:rsidRDefault="00430E5C">
      <w:pPr>
        <w:spacing w:line="480" w:lineRule="auto"/>
        <w:jc w:val="center"/>
      </w:pPr>
      <w:r w:rsidRPr="00362EF7">
        <w:rPr>
          <w:position w:val="-12"/>
        </w:rPr>
        <w:object w:dxaOrig="1760" w:dyaOrig="360">
          <v:shape id="_x0000_i1067" type="#_x0000_t75" style="width:87.75pt;height:18pt" o:ole="">
            <v:imagedata r:id="rId94" o:title=""/>
          </v:shape>
          <o:OLEObject Type="Embed" ProgID="Equation.DSMT4" ShapeID="_x0000_i1067" DrawAspect="Content" ObjectID="_1325250485" r:id="rId95"/>
        </w:object>
      </w:r>
    </w:p>
    <w:p w:rsidR="00A521F0" w:rsidRDefault="0078647F">
      <w:pPr>
        <w:spacing w:line="480" w:lineRule="auto"/>
        <w:jc w:val="both"/>
        <w:pPrChange w:id="321" w:author="Lars Holmstrom" w:date="2010-01-17T10:43:00Z">
          <w:pPr>
            <w:spacing w:line="480" w:lineRule="auto"/>
          </w:pPr>
        </w:pPrChange>
      </w:pPr>
      <w:proofErr w:type="gramStart"/>
      <w:r>
        <w:t>radians</w:t>
      </w:r>
      <w:proofErr w:type="gramEnd"/>
      <w:r w:rsidRPr="00E94A08">
        <w:t xml:space="preserve"> </w:t>
      </w:r>
      <w:r w:rsidR="006C5E1C" w:rsidRPr="00E94A08">
        <w:t xml:space="preserve">in this period of time. The complete </w:t>
      </w:r>
      <w:r w:rsidR="005B179E" w:rsidRPr="00E94A08">
        <w:t>angular range</w:t>
      </w:r>
      <w:proofErr w:type="gramStart"/>
      <w:r w:rsidR="006C5E1C" w:rsidRPr="00E94A08">
        <w:t xml:space="preserve">, </w:t>
      </w:r>
      <w:proofErr w:type="gramEnd"/>
      <w:r w:rsidR="00362EF7" w:rsidRPr="00362EF7">
        <w:rPr>
          <w:position w:val="-4"/>
        </w:rPr>
        <w:object w:dxaOrig="420" w:dyaOrig="260">
          <v:shape id="_x0000_i1068" type="#_x0000_t75" style="width:21pt;height:12.75pt" o:ole="" filled="t">
            <v:fill color2="black"/>
            <v:imagedata r:id="rId96" o:title=""/>
          </v:shape>
          <o:OLEObject Type="Embed" ProgID="Equation.DSMT4" ShapeID="_x0000_i1068" DrawAspect="Content" ObjectID="_1325250486" r:id="rId97"/>
        </w:object>
      </w:r>
      <w:r w:rsidR="006C5E1C" w:rsidRPr="00E94A08">
        <w:t xml:space="preserve">, that would result in a collision as the bird passes through the turbine plane is </w:t>
      </w:r>
      <w:ins w:id="322" w:author="Lars Holmstrom" w:date="2010-01-17T11:25:00Z">
        <w:r w:rsidR="00A169FE">
          <w:t xml:space="preserve">therefore </w:t>
        </w:r>
      </w:ins>
      <w:r w:rsidR="006C5E1C" w:rsidRPr="00E94A08">
        <w:t>given by:</w:t>
      </w:r>
    </w:p>
    <w:p w:rsidR="00007CC6" w:rsidRDefault="00430E5C">
      <w:pPr>
        <w:spacing w:line="480" w:lineRule="auto"/>
        <w:jc w:val="center"/>
      </w:pPr>
      <w:r w:rsidRPr="00675102">
        <w:rPr>
          <w:position w:val="-30"/>
        </w:rPr>
        <w:object w:dxaOrig="4540" w:dyaOrig="720">
          <v:shape id="_x0000_i1069" type="#_x0000_t75" style="width:227.25pt;height:36pt" o:ole="" filled="t">
            <v:fill color2="black"/>
            <v:imagedata r:id="rId98" o:title=""/>
          </v:shape>
          <o:OLEObject Type="Embed" ProgID="Equation.DSMT4" ShapeID="_x0000_i1069" DrawAspect="Content" ObjectID="_1325250487" r:id="rId99"/>
        </w:object>
      </w:r>
    </w:p>
    <w:p w:rsidR="00A521F0" w:rsidRDefault="006C5E1C">
      <w:pPr>
        <w:spacing w:line="480" w:lineRule="auto"/>
        <w:jc w:val="both"/>
        <w:pPrChange w:id="323" w:author="Lars Holmstrom" w:date="2010-01-17T10:43:00Z">
          <w:pPr>
            <w:spacing w:line="480" w:lineRule="auto"/>
          </w:pPr>
        </w:pPrChange>
      </w:pPr>
      <w:r w:rsidRPr="00E94A08">
        <w:t xml:space="preserve">These results agree with those described </w:t>
      </w:r>
      <w:r w:rsidR="001162E2">
        <w:t>by</w:t>
      </w:r>
      <w:r w:rsidR="001162E2" w:rsidRPr="00E94A08">
        <w:t xml:space="preserve"> </w:t>
      </w:r>
      <w:r w:rsidRPr="00E94A08">
        <w:t xml:space="preserve">Tucker </w:t>
      </w:r>
      <w:r w:rsidR="001162E2">
        <w:t>(</w:t>
      </w:r>
      <w:r w:rsidRPr="00E94A08">
        <w:t>1996</w:t>
      </w:r>
      <w:r w:rsidR="001162E2">
        <w:t>a)</w:t>
      </w:r>
      <w:r w:rsidR="00A07749">
        <w:t xml:space="preserve">, </w:t>
      </w:r>
      <w:r w:rsidR="00FD3678">
        <w:t xml:space="preserve">with the exception that no small angle approximation </w:t>
      </w:r>
      <w:r w:rsidR="00B37768">
        <w:t>is used in the current analysis</w:t>
      </w:r>
      <w:r>
        <w:t>. These models are therefore equivalent in the case where the flight paths are either upwind or downwind.</w:t>
      </w:r>
    </w:p>
    <w:p w:rsidR="00A521F0" w:rsidRDefault="006C5E1C">
      <w:pPr>
        <w:pStyle w:val="Heading3"/>
        <w:tabs>
          <w:tab w:val="left" w:pos="0"/>
        </w:tabs>
        <w:spacing w:line="480" w:lineRule="auto"/>
        <w:jc w:val="both"/>
        <w:pPrChange w:id="324" w:author="Lars Holmstrom" w:date="2010-01-17T10:43:00Z">
          <w:pPr>
            <w:pStyle w:val="Heading3"/>
            <w:tabs>
              <w:tab w:val="left" w:pos="0"/>
            </w:tabs>
            <w:spacing w:line="480" w:lineRule="auto"/>
          </w:pPr>
        </w:pPrChange>
      </w:pPr>
      <w:r>
        <w:rPr>
          <w:i/>
        </w:rPr>
        <w:t>Collision Probability Calculation</w:t>
      </w:r>
      <w:r w:rsidR="00094778">
        <w:t xml:space="preserve"> </w:t>
      </w:r>
      <w:r>
        <w:t>—</w:t>
      </w:r>
      <w:r w:rsidR="00094778">
        <w:t xml:space="preserve"> </w:t>
      </w:r>
      <w:proofErr w:type="gramStart"/>
      <w:r>
        <w:t>After</w:t>
      </w:r>
      <w:proofErr w:type="gramEnd"/>
      <w:r>
        <w:t xml:space="preserve"> specifying the bird, turbine, and wind characteristics</w:t>
      </w:r>
      <w:r w:rsidR="002955AF">
        <w:t xml:space="preserve"> (Table 1)</w:t>
      </w:r>
      <w:r>
        <w:t xml:space="preserve">, and a point </w:t>
      </w:r>
      <w:r w:rsidR="00B23014" w:rsidRPr="00B23014">
        <w:rPr>
          <w:position w:val="-10"/>
        </w:rPr>
        <w:object w:dxaOrig="780" w:dyaOrig="320">
          <v:shape id="_x0000_i1070" type="#_x0000_t75" style="width:39pt;height:15.75pt" o:ole="" filled="t">
            <v:fill color2="black"/>
            <v:imagedata r:id="rId100" o:title=""/>
          </v:shape>
          <o:OLEObject Type="Embed" ProgID="Equation.DSMT4" ShapeID="_x0000_i1070" DrawAspect="Content" ObjectID="_1325250488" r:id="rId101"/>
        </w:object>
      </w:r>
      <w:r>
        <w:t xml:space="preserve"> where the nose of the bird intersects the rotor plane, we can calculate the probability of a collision</w:t>
      </w:r>
      <w:r w:rsidR="00E41678">
        <w:t xml:space="preserve"> with</w:t>
      </w:r>
      <w:r>
        <w:t xml:space="preserve"> </w:t>
      </w:r>
      <w:r w:rsidR="00E41678">
        <w:t xml:space="preserve">one of the 1-D blades of the turbine </w:t>
      </w:r>
      <w:r>
        <w:t>given a downwind flight path</w:t>
      </w:r>
      <w:del w:id="325" w:author="Lars Holmstrom" w:date="2010-01-17T11:26:00Z">
        <w:r w:rsidDel="00E94277">
          <w:delText xml:space="preserve"> and</w:delText>
        </w:r>
      </w:del>
      <w:r>
        <w:t xml:space="preserve">: </w:t>
      </w:r>
    </w:p>
    <w:p w:rsidR="00A521F0" w:rsidRDefault="00AC3A21">
      <w:pPr>
        <w:pStyle w:val="MTDisplayEquation"/>
        <w:jc w:val="both"/>
        <w:pPrChange w:id="326" w:author="Lars Holmstrom" w:date="2010-01-17T10:43:00Z">
          <w:pPr>
            <w:pStyle w:val="MTDisplayEquation"/>
          </w:pPr>
        </w:pPrChange>
      </w:pPr>
      <w:r>
        <w:tab/>
      </w:r>
      <w:r w:rsidR="00430E5C" w:rsidRPr="00B23014">
        <w:rPr>
          <w:position w:val="-88"/>
        </w:rPr>
        <w:object w:dxaOrig="5400" w:dyaOrig="1920">
          <v:shape id="_x0000_i1071" type="#_x0000_t75" style="width:270pt;height:96pt" o:ole="" filled="t">
            <v:fill color2="black"/>
            <v:imagedata r:id="rId102" o:title=""/>
          </v:shape>
          <o:OLEObject Type="Embed" ProgID="Equation.DSMT4" ShapeID="_x0000_i1071" DrawAspect="Content" ObjectID="_1325250489" r:id="rId103"/>
        </w:object>
      </w:r>
      <w:r w:rsidR="006C5E1C">
        <w:rPr>
          <w:i/>
        </w:rPr>
        <w:tab/>
      </w:r>
      <w:r w:rsidR="006C5E1C">
        <w:t>(1)</w:t>
      </w:r>
    </w:p>
    <w:p w:rsidR="00007CC6" w:rsidRDefault="00862881">
      <w:pPr>
        <w:spacing w:line="480" w:lineRule="auto"/>
        <w:jc w:val="both"/>
      </w:pPr>
      <w:proofErr w:type="gramStart"/>
      <w:r>
        <w:t>where</w:t>
      </w:r>
      <w:proofErr w:type="gramEnd"/>
      <w:r>
        <w:t xml:space="preserve"> </w:t>
      </w:r>
      <w:r w:rsidR="00B23014" w:rsidRPr="00B23014">
        <w:rPr>
          <w:position w:val="-6"/>
        </w:rPr>
        <w:object w:dxaOrig="279" w:dyaOrig="279">
          <v:shape id="_x0000_i1072" type="#_x0000_t75" style="width:14.25pt;height:14.25pt" o:ole="" filled="t">
            <v:fill color2="black"/>
            <v:imagedata r:id="rId104" o:title=""/>
          </v:shape>
          <o:OLEObject Type="Embed" ProgID="Equation.DSMT4" ShapeID="_x0000_i1072" DrawAspect="Content" ObjectID="_1325250490" r:id="rId105"/>
        </w:object>
      </w:r>
      <w:r>
        <w:t xml:space="preserve"> is the number of turbine blades</w:t>
      </w:r>
      <w:r w:rsidR="003F0CD3">
        <w:t>.</w:t>
      </w:r>
    </w:p>
    <w:p w:rsidR="00A521F0" w:rsidRDefault="006C5E1C">
      <w:pPr>
        <w:spacing w:line="480" w:lineRule="auto"/>
        <w:ind w:firstLine="720"/>
        <w:jc w:val="both"/>
        <w:rPr>
          <w:ins w:id="327" w:author="Lars Holmstrom" w:date="2010-01-17T11:29:00Z"/>
        </w:rPr>
        <w:pPrChange w:id="328" w:author="Lars Holmstrom" w:date="2010-01-17T10:43:00Z">
          <w:pPr>
            <w:spacing w:line="480" w:lineRule="auto"/>
            <w:ind w:firstLine="720"/>
          </w:pPr>
        </w:pPrChange>
      </w:pPr>
      <w:r>
        <w:rPr>
          <w:i/>
        </w:rPr>
        <w:t>Upwind Flight Path Analysis</w:t>
      </w:r>
      <w:ins w:id="329" w:author="Lars Holmstrom" w:date="2010-01-17T11:29:00Z">
        <w:r w:rsidR="00694E61">
          <w:rPr>
            <w:i/>
          </w:rPr>
          <w:t xml:space="preserve"> </w:t>
        </w:r>
      </w:ins>
      <w:r>
        <w:t>—</w:t>
      </w:r>
      <w:r w:rsidR="003F0CD3">
        <w:t xml:space="preserve"> </w:t>
      </w:r>
      <w:proofErr w:type="gramStart"/>
      <w:r>
        <w:t>The</w:t>
      </w:r>
      <w:proofErr w:type="gramEnd"/>
      <w:r>
        <w:t xml:space="preserve"> analysis of upwind flight is identical to the downwind flight path analysis except that the sign of the bird</w:t>
      </w:r>
      <w:r w:rsidR="007A35E1">
        <w:t>’s</w:t>
      </w:r>
      <w:r>
        <w:t xml:space="preserve"> </w:t>
      </w:r>
      <w:r w:rsidR="0013243C">
        <w:t xml:space="preserve">downwind </w:t>
      </w:r>
      <w:r w:rsidR="007A35E1">
        <w:t xml:space="preserve">ground </w:t>
      </w:r>
      <w:r>
        <w:t xml:space="preserve">velocity </w:t>
      </w:r>
      <w:r w:rsidR="00E65E29" w:rsidRPr="00B23014">
        <w:rPr>
          <w:position w:val="-12"/>
        </w:rPr>
        <w:object w:dxaOrig="300" w:dyaOrig="360">
          <v:shape id="_x0000_i1073" type="#_x0000_t75" style="width:15pt;height:18pt" o:ole="" filled="t">
            <v:fill color2="black"/>
            <v:imagedata r:id="rId106" o:title=""/>
          </v:shape>
          <o:OLEObject Type="Embed" ProgID="Equation.DSMT4" ShapeID="_x0000_i1073" DrawAspect="Content" ObjectID="_1325250491" r:id="rId107"/>
        </w:object>
      </w:r>
      <w:r>
        <w:t xml:space="preserve"> is negative instead of positive. </w:t>
      </w:r>
    </w:p>
    <w:p w:rsidR="00A521F0" w:rsidRDefault="00801B4D">
      <w:pPr>
        <w:spacing w:line="480" w:lineRule="auto"/>
        <w:ind w:firstLine="720"/>
        <w:jc w:val="both"/>
        <w:rPr>
          <w:ins w:id="330" w:author="Lars Holmstrom" w:date="2010-01-17T11:33:00Z"/>
        </w:rPr>
        <w:pPrChange w:id="331" w:author="Lars Holmstrom" w:date="2010-01-17T10:43:00Z">
          <w:pPr>
            <w:spacing w:line="480" w:lineRule="auto"/>
            <w:ind w:firstLine="720"/>
          </w:pPr>
        </w:pPrChange>
      </w:pPr>
      <w:ins w:id="332" w:author="Lars Holmstrom" w:date="2010-01-17T11:29:00Z">
        <w:r w:rsidRPr="00801B4D">
          <w:rPr>
            <w:i/>
            <w:rPrChange w:id="333" w:author="Lars Holmstrom" w:date="2010-01-17T11:29:00Z">
              <w:rPr/>
            </w:rPrChange>
          </w:rPr>
          <w:lastRenderedPageBreak/>
          <w:t>Stationary Rotors –</w:t>
        </w:r>
        <w:r w:rsidR="00694E61">
          <w:t xml:space="preserve"> </w:t>
        </w:r>
      </w:ins>
      <w:ins w:id="334" w:author="Lars Holmstrom" w:date="2010-01-17T11:30:00Z">
        <w:r w:rsidR="00694E61">
          <w:t xml:space="preserve">Equation (1) is also applicable to the case where the rotors are stationary (e.g., </w:t>
        </w:r>
      </w:ins>
      <w:ins w:id="335" w:author="Lars Holmstrom" w:date="2010-01-17T11:31:00Z">
        <w:r w:rsidR="00694E61">
          <w:t xml:space="preserve">when the wind speed is </w:t>
        </w:r>
      </w:ins>
      <w:ins w:id="336" w:author="Lars Holmstrom" w:date="2010-01-17T11:30:00Z">
        <w:r w:rsidR="00694E61">
          <w:t xml:space="preserve">below the cut in wind speed or above the cut out wind speed of the turbine). </w:t>
        </w:r>
      </w:ins>
      <w:ins w:id="337" w:author="Lars Holmstrom" w:date="2010-01-17T11:31:00Z">
        <w:r w:rsidR="00694E61">
          <w:t xml:space="preserve">In this case, </w:t>
        </w:r>
      </w:ins>
      <w:ins w:id="338" w:author="Lars Holmstrom" w:date="2010-01-17T11:32:00Z">
        <w:r w:rsidR="00694E61">
          <w:t>Ω is 0, and the duration that the bird spends in the rotor plane has no consequence on the estimated collision probability.</w:t>
        </w:r>
      </w:ins>
    </w:p>
    <w:p w:rsidR="00A521F0" w:rsidRDefault="00A521F0">
      <w:pPr>
        <w:spacing w:line="480" w:lineRule="auto"/>
        <w:ind w:firstLine="720"/>
        <w:jc w:val="both"/>
        <w:rPr>
          <w:ins w:id="339" w:author="Lars Holmstrom" w:date="2010-01-17T11:33:00Z"/>
        </w:rPr>
        <w:pPrChange w:id="340" w:author="Lars Holmstrom" w:date="2010-01-17T10:43:00Z">
          <w:pPr>
            <w:spacing w:line="480" w:lineRule="auto"/>
            <w:ind w:firstLine="720"/>
          </w:pPr>
        </w:pPrChange>
      </w:pPr>
    </w:p>
    <w:p w:rsidR="00A521F0" w:rsidRDefault="00694E61">
      <w:pPr>
        <w:spacing w:line="480" w:lineRule="auto"/>
        <w:ind w:firstLine="720"/>
        <w:jc w:val="both"/>
        <w:pPrChange w:id="341" w:author="Lars Holmstrom" w:date="2010-01-17T10:43:00Z">
          <w:pPr>
            <w:spacing w:line="480" w:lineRule="auto"/>
            <w:ind w:firstLine="720"/>
          </w:pPr>
        </w:pPrChange>
      </w:pPr>
      <w:ins w:id="342" w:author="Lars Holmstrom" w:date="2010-01-17T11:29:00Z">
        <w:r>
          <w:t xml:space="preserve"> </w:t>
        </w:r>
      </w:ins>
    </w:p>
    <w:p w:rsidR="00007CC6" w:rsidRDefault="00274E12">
      <w:pPr>
        <w:spacing w:line="480" w:lineRule="auto"/>
        <w:jc w:val="both"/>
        <w:rPr>
          <w:b/>
        </w:rPr>
      </w:pPr>
      <w:r>
        <w:rPr>
          <w:b/>
        </w:rPr>
        <w:t xml:space="preserve">2.6 </w:t>
      </w:r>
      <w:r w:rsidR="006C5E1C">
        <w:rPr>
          <w:b/>
        </w:rPr>
        <w:t>Analysis of Oblique Flight Path with 1</w:t>
      </w:r>
      <w:r w:rsidR="00734DD9">
        <w:rPr>
          <w:b/>
        </w:rPr>
        <w:t>-</w:t>
      </w:r>
      <w:r w:rsidR="006C5E1C">
        <w:rPr>
          <w:b/>
        </w:rPr>
        <w:t>D Rotor</w:t>
      </w:r>
    </w:p>
    <w:p w:rsidR="00A521F0" w:rsidRDefault="00505475">
      <w:pPr>
        <w:spacing w:line="480" w:lineRule="auto"/>
        <w:jc w:val="both"/>
        <w:pPrChange w:id="343" w:author="Lars Holmstrom" w:date="2010-01-17T10:43:00Z">
          <w:pPr>
            <w:spacing w:line="480" w:lineRule="auto"/>
          </w:pPr>
        </w:pPrChange>
      </w:pPr>
      <w:r>
        <w:t xml:space="preserve">Our </w:t>
      </w:r>
      <w:r w:rsidR="006C5E1C">
        <w:t xml:space="preserve">analysis includes all angles of approach that the bird may take towards the wind turbine – not just </w:t>
      </w:r>
      <w:r>
        <w:t xml:space="preserve">the </w:t>
      </w:r>
      <w:ins w:id="344" w:author="Lars Holmstrom" w:date="2010-01-17T11:33:00Z">
        <w:r w:rsidR="0046258A">
          <w:t>cases where the bird</w:t>
        </w:r>
      </w:ins>
      <w:ins w:id="345" w:author="Lars Holmstrom" w:date="2010-01-17T11:34:00Z">
        <w:r w:rsidR="0046258A">
          <w:t>’</w:t>
        </w:r>
      </w:ins>
      <w:ins w:id="346" w:author="Lars Holmstrom" w:date="2010-01-17T11:33:00Z">
        <w:r w:rsidR="0046258A">
          <w:t xml:space="preserve">s air speed is parallel or perpendicular to </w:t>
        </w:r>
      </w:ins>
      <w:ins w:id="347" w:author="Lars Holmstrom" w:date="2010-01-17T11:34:00Z">
        <w:r w:rsidR="0046258A">
          <w:t>the wind speed as is the case for the Tucker model</w:t>
        </w:r>
      </w:ins>
      <w:del w:id="348" w:author="Lars Holmstrom" w:date="2010-01-17T11:34:00Z">
        <w:r w:rsidR="006C5E1C" w:rsidDel="0046258A">
          <w:delText xml:space="preserve">directly downwind, upwind, or perpendicular to the rotor </w:delText>
        </w:r>
        <w:r w:rsidR="008810EE" w:rsidDel="0046258A">
          <w:delText xml:space="preserve">plane </w:delText>
        </w:r>
        <w:r w:rsidDel="0046258A">
          <w:delText>scenarios that</w:delText>
        </w:r>
        <w:r w:rsidR="006C5E1C" w:rsidDel="0046258A">
          <w:delText xml:space="preserve"> the Tucker model addresses</w:delText>
        </w:r>
      </w:del>
      <w:r w:rsidR="006C5E1C">
        <w:t xml:space="preserve">. Oblique angles of approach require additional analysis in the calculation of the first and last possible collision points between the bird and the rotor. This paper will cover the 4 different collision scenarios based on different angles of approach. Since the bird is no longer traveling parallel to the wind (and perpendicular to the rotor plane), there are now </w:t>
      </w:r>
      <w:r w:rsidR="00E65E29" w:rsidRPr="00E65E29">
        <w:rPr>
          <w:i/>
        </w:rPr>
        <w:t>x</w:t>
      </w:r>
      <w:r w:rsidR="006C5E1C">
        <w:t xml:space="preserve"> and </w:t>
      </w:r>
      <w:r w:rsidR="00E65E29" w:rsidRPr="00E65E29">
        <w:rPr>
          <w:i/>
        </w:rPr>
        <w:t>y</w:t>
      </w:r>
      <w:r w:rsidR="006C5E1C">
        <w:t xml:space="preserve"> components of the bird’s </w:t>
      </w:r>
      <w:r w:rsidR="004203B7">
        <w:t xml:space="preserve">ground </w:t>
      </w:r>
      <w:r w:rsidR="006C5E1C">
        <w:t>velocity</w:t>
      </w:r>
      <w:r w:rsidR="00505275">
        <w:t xml:space="preserve"> at the point of entry in the rotor plane</w:t>
      </w:r>
      <w:r w:rsidR="00B96E0C">
        <w:t>:</w:t>
      </w:r>
      <w:r w:rsidR="006C5E1C">
        <w:t xml:space="preserve"> </w:t>
      </w:r>
    </w:p>
    <w:p w:rsidR="00A521F0" w:rsidRDefault="006C5E1C">
      <w:pPr>
        <w:pStyle w:val="MTDisplayEquation"/>
        <w:jc w:val="both"/>
        <w:pPrChange w:id="349" w:author="Lars Holmstrom" w:date="2010-01-17T10:43:00Z">
          <w:pPr>
            <w:pStyle w:val="MTDisplayEquation"/>
          </w:pPr>
        </w:pPrChange>
      </w:pPr>
      <w:r>
        <w:tab/>
      </w:r>
      <w:r w:rsidR="00505275" w:rsidRPr="007A35E1">
        <w:rPr>
          <w:position w:val="-12"/>
        </w:rPr>
        <w:object w:dxaOrig="2260" w:dyaOrig="360">
          <v:shape id="_x0000_i1074" type="#_x0000_t75" style="width:113.25pt;height:18pt" o:ole="" filled="t">
            <v:fill color2="black"/>
            <v:imagedata r:id="rId108" o:title=""/>
          </v:shape>
          <o:OLEObject Type="Embed" ProgID="Equation.DSMT4" ShapeID="_x0000_i1074" DrawAspect="Content" ObjectID="_1325250492" r:id="rId109"/>
        </w:object>
      </w:r>
    </w:p>
    <w:p w:rsidR="00007CC6" w:rsidRDefault="006C5E1C">
      <w:pPr>
        <w:spacing w:line="480" w:lineRule="auto"/>
        <w:jc w:val="both"/>
      </w:pPr>
      <w:proofErr w:type="gramStart"/>
      <w:r>
        <w:t>and</w:t>
      </w:r>
      <w:proofErr w:type="gramEnd"/>
      <w:r>
        <w:t xml:space="preserve"> </w:t>
      </w:r>
    </w:p>
    <w:p w:rsidR="00A521F0" w:rsidRDefault="006C5E1C">
      <w:pPr>
        <w:pStyle w:val="MTDisplayEquation"/>
        <w:jc w:val="both"/>
        <w:pPrChange w:id="350" w:author="Lars Holmstrom" w:date="2010-01-17T10:43:00Z">
          <w:pPr>
            <w:pStyle w:val="MTDisplayEquation"/>
          </w:pPr>
        </w:pPrChange>
      </w:pPr>
      <w:r>
        <w:tab/>
      </w:r>
      <w:r w:rsidR="00505275" w:rsidRPr="007A35E1">
        <w:rPr>
          <w:position w:val="-12"/>
        </w:rPr>
        <w:object w:dxaOrig="1620" w:dyaOrig="360">
          <v:shape id="_x0000_i1075" type="#_x0000_t75" style="width:81pt;height:18pt" o:ole="" filled="t">
            <v:fill color2="black"/>
            <v:imagedata r:id="rId110" o:title=""/>
          </v:shape>
          <o:OLEObject Type="Embed" ProgID="Equation.DSMT4" ShapeID="_x0000_i1075" DrawAspect="Content" ObjectID="_1325250493" r:id="rId111"/>
        </w:object>
      </w:r>
    </w:p>
    <w:p w:rsidR="00A521F0" w:rsidRDefault="00A83093">
      <w:pPr>
        <w:spacing w:line="480" w:lineRule="auto"/>
        <w:jc w:val="both"/>
        <w:pPrChange w:id="351" w:author="Lars Holmstrom" w:date="2010-01-17T10:43:00Z">
          <w:pPr>
            <w:spacing w:line="480" w:lineRule="auto"/>
          </w:pPr>
        </w:pPrChange>
      </w:pPr>
      <w:proofErr w:type="gramStart"/>
      <w:r>
        <w:t>where</w:t>
      </w:r>
      <w:proofErr w:type="gramEnd"/>
      <w:r>
        <w:t xml:space="preserve"> </w:t>
      </w:r>
      <w:r w:rsidRPr="00A83093">
        <w:rPr>
          <w:position w:val="-10"/>
        </w:rPr>
        <w:object w:dxaOrig="200" w:dyaOrig="320">
          <v:shape id="_x0000_i1076" type="#_x0000_t75" style="width:9.75pt;height:15.75pt" o:ole="" filled="t">
            <v:fill color2="black"/>
            <v:imagedata r:id="rId112" o:title=""/>
          </v:shape>
          <o:OLEObject Type="Embed" ProgID="Equation.DSMT4" ShapeID="_x0000_i1076" DrawAspect="Content" ObjectID="_1325250494" r:id="rId113"/>
        </w:object>
      </w:r>
      <w:r>
        <w:t xml:space="preserve"> is the angle of </w:t>
      </w:r>
      <w:r w:rsidR="005D0932">
        <w:t xml:space="preserve">approach </w:t>
      </w:r>
      <w:r>
        <w:t>of the bird relative to downwind</w:t>
      </w:r>
      <w:r w:rsidR="00A90823">
        <w:t>. The angle of orientation of the bird (the direction the bird is pointing) is given by</w:t>
      </w:r>
      <w:r w:rsidR="00FD086B">
        <w:t>:</w:t>
      </w:r>
    </w:p>
    <w:p w:rsidR="00007CC6" w:rsidRDefault="0060577F">
      <w:pPr>
        <w:tabs>
          <w:tab w:val="right" w:pos="10920"/>
        </w:tabs>
        <w:spacing w:line="480" w:lineRule="auto"/>
        <w:jc w:val="center"/>
      </w:pPr>
      <w:r w:rsidRPr="00047A62">
        <w:rPr>
          <w:position w:val="-50"/>
        </w:rPr>
        <w:object w:dxaOrig="2720" w:dyaOrig="1120">
          <v:shape id="_x0000_i1077" type="#_x0000_t75" style="width:135.75pt;height:56.25pt" o:ole="">
            <v:imagedata r:id="rId114" o:title=""/>
          </v:shape>
          <o:OLEObject Type="Embed" ProgID="Equation.DSMT4" ShapeID="_x0000_i1077" DrawAspect="Content" ObjectID="_1325250495" r:id="rId115"/>
        </w:object>
      </w:r>
    </w:p>
    <w:p w:rsidR="00A521F0" w:rsidRDefault="00A90823">
      <w:pPr>
        <w:spacing w:line="480" w:lineRule="auto"/>
        <w:jc w:val="both"/>
        <w:pPrChange w:id="352" w:author="Lars Holmstrom" w:date="2010-01-17T10:43:00Z">
          <w:pPr>
            <w:spacing w:line="480" w:lineRule="auto"/>
          </w:pPr>
        </w:pPrChange>
      </w:pPr>
      <w:r>
        <w:lastRenderedPageBreak/>
        <w:t>The</w:t>
      </w:r>
      <w:r w:rsidR="00505275">
        <w:t xml:space="preserve"> angle of approach and the angle of orientation</w:t>
      </w:r>
      <w:r>
        <w:t xml:space="preserve"> are generally not equal</w:t>
      </w:r>
      <w:r w:rsidR="00505275">
        <w:t>,</w:t>
      </w:r>
      <w:r w:rsidR="00795E18">
        <w:t xml:space="preserve"> due to the effects of wind</w:t>
      </w:r>
      <w:r w:rsidR="00A83093">
        <w:t>.</w:t>
      </w:r>
    </w:p>
    <w:p w:rsidR="00A521F0" w:rsidRDefault="00274E12">
      <w:pPr>
        <w:spacing w:line="480" w:lineRule="auto"/>
        <w:jc w:val="both"/>
        <w:rPr>
          <w:b/>
        </w:rPr>
        <w:pPrChange w:id="353" w:author="Lars Holmstrom" w:date="2010-01-17T10:43:00Z">
          <w:pPr>
            <w:spacing w:line="480" w:lineRule="auto"/>
          </w:pPr>
        </w:pPrChange>
      </w:pPr>
      <w:r>
        <w:rPr>
          <w:b/>
        </w:rPr>
        <w:t xml:space="preserve">2.7 </w:t>
      </w:r>
      <w:proofErr w:type="gramStart"/>
      <w:r w:rsidR="006C5E1C">
        <w:rPr>
          <w:b/>
        </w:rPr>
        <w:t>Approach</w:t>
      </w:r>
      <w:proofErr w:type="gramEnd"/>
      <w:r w:rsidR="006C5E1C">
        <w:rPr>
          <w:b/>
        </w:rPr>
        <w:t xml:space="preserve"> in Direction of Turbine Rotation</w:t>
      </w:r>
    </w:p>
    <w:p w:rsidR="00A521F0" w:rsidRDefault="006C5E1C">
      <w:pPr>
        <w:spacing w:line="480" w:lineRule="auto"/>
        <w:jc w:val="both"/>
        <w:rPr>
          <w:ins w:id="354" w:author="Lars Holmstrom" w:date="2010-01-16T23:21:00Z"/>
        </w:rPr>
        <w:pPrChange w:id="355" w:author="Lars Holmstrom" w:date="2010-01-17T10:43:00Z">
          <w:pPr>
            <w:spacing w:line="480" w:lineRule="auto"/>
          </w:pPr>
        </w:pPrChange>
      </w:pPr>
      <w:r>
        <w:t xml:space="preserve">In this case, the bird </w:t>
      </w:r>
      <w:r w:rsidR="00730702">
        <w:t xml:space="preserve">moves toward </w:t>
      </w:r>
      <w:r>
        <w:t>the rotor plane with an approach angle in the direction of the rotor rotation (e.g., if the bird is moving to the left as it enters the rotor plane, the rotor is also rotating to the left at the point of intersection). For downwind flight paths and assuming counter clockwise rotation of the rotor when looking downwind, this is true for negative angles of approach in the top half of the area swept by the rotors (</w:t>
      </w:r>
      <w:r w:rsidR="00304602" w:rsidRPr="00304602">
        <w:rPr>
          <w:position w:val="-6"/>
        </w:rPr>
        <w:object w:dxaOrig="540" w:dyaOrig="279">
          <v:shape id="_x0000_i1078" type="#_x0000_t75" style="width:27pt;height:14.25pt" o:ole="" filled="t">
            <v:fill color2="black"/>
            <v:imagedata r:id="rId116" o:title=""/>
          </v:shape>
          <o:OLEObject Type="Embed" ProgID="Equation.DSMT4" ShapeID="_x0000_i1078" DrawAspect="Content" ObjectID="_1325250496" r:id="rId117"/>
        </w:object>
      </w:r>
      <w:r w:rsidR="00304602">
        <w:t>,</w:t>
      </w:r>
      <w:r w:rsidR="00304602" w:rsidRPr="00304602">
        <w:rPr>
          <w:position w:val="-10"/>
        </w:rPr>
        <w:object w:dxaOrig="560" w:dyaOrig="320">
          <v:shape id="_x0000_i1079" type="#_x0000_t75" style="width:27.75pt;height:15.75pt" o:ole="" filled="t">
            <v:fill color2="black"/>
            <v:imagedata r:id="rId118" o:title=""/>
          </v:shape>
          <o:OLEObject Type="Embed" ProgID="Equation.DSMT4" ShapeID="_x0000_i1079" DrawAspect="Content" ObjectID="_1325250497" r:id="rId119"/>
        </w:object>
      </w:r>
      <w:r>
        <w:t>) and positive angles of approach in the bottom half (</w:t>
      </w:r>
      <w:r w:rsidR="009E6958" w:rsidRPr="00304602">
        <w:rPr>
          <w:position w:val="-6"/>
        </w:rPr>
        <w:object w:dxaOrig="540" w:dyaOrig="279">
          <v:shape id="_x0000_i1080" type="#_x0000_t75" style="width:27pt;height:14.25pt" o:ole="" filled="t">
            <v:fill color2="black"/>
            <v:imagedata r:id="rId120" o:title=""/>
          </v:shape>
          <o:OLEObject Type="Embed" ProgID="Equation.DSMT4" ShapeID="_x0000_i1080" DrawAspect="Content" ObjectID="_1325250498" r:id="rId121"/>
        </w:object>
      </w:r>
      <w:r w:rsidR="00304602">
        <w:t>,</w:t>
      </w:r>
      <w:r w:rsidR="009E6958" w:rsidRPr="00304602">
        <w:rPr>
          <w:position w:val="-10"/>
        </w:rPr>
        <w:object w:dxaOrig="560" w:dyaOrig="320">
          <v:shape id="_x0000_i1081" type="#_x0000_t75" style="width:27.75pt;height:15.75pt" o:ole="" filled="t">
            <v:fill color2="black"/>
            <v:imagedata r:id="rId122" o:title=""/>
          </v:shape>
          <o:OLEObject Type="Embed" ProgID="Equation.DSMT4" ShapeID="_x0000_i1081" DrawAspect="Content" ObjectID="_1325250499" r:id="rId123"/>
        </w:object>
      </w:r>
      <w:r>
        <w:t>). For upwind flight paths, this is true for positive angles of approach in the top half and negative angles in the bottom.</w:t>
      </w:r>
    </w:p>
    <w:p w:rsidR="00A521F0" w:rsidRDefault="00A521F0">
      <w:pPr>
        <w:keepNext/>
        <w:spacing w:line="480" w:lineRule="auto"/>
        <w:jc w:val="center"/>
        <w:rPr>
          <w:ins w:id="356" w:author="Lars Holmstrom" w:date="2010-01-17T00:42:00Z"/>
        </w:rPr>
        <w:pPrChange w:id="357" w:author="Lars Holmstrom" w:date="2010-01-17T10:45:00Z">
          <w:pPr>
            <w:spacing w:line="480" w:lineRule="auto"/>
          </w:pPr>
        </w:pPrChange>
      </w:pPr>
      <w:ins w:id="358" w:author="Lars Holmstrom" w:date="2010-01-17T00:41:00Z">
        <w:r>
          <w:rPr>
            <w:noProof/>
            <w:lang w:eastAsia="en-US"/>
          </w:rPr>
          <w:drawing>
            <wp:inline distT="0" distB="0" distL="0" distR="0">
              <wp:extent cx="4572000" cy="3107531"/>
              <wp:effectExtent l="19050" t="0" r="0" b="0"/>
              <wp:docPr id="9" name="Picture 8" descr="Fi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2.png"/>
                      <pic:cNvPicPr/>
                    </pic:nvPicPr>
                    <pic:blipFill>
                      <a:blip r:embed="rId124" cstate="print"/>
                      <a:stretch>
                        <a:fillRect/>
                      </a:stretch>
                    </pic:blipFill>
                    <pic:spPr>
                      <a:xfrm>
                        <a:off x="0" y="0"/>
                        <a:ext cx="4572000" cy="3107531"/>
                      </a:xfrm>
                      <a:prstGeom prst="rect">
                        <a:avLst/>
                      </a:prstGeom>
                    </pic:spPr>
                  </pic:pic>
                </a:graphicData>
              </a:graphic>
            </wp:inline>
          </w:drawing>
        </w:r>
      </w:ins>
    </w:p>
    <w:p w:rsidR="00A521F0" w:rsidRDefault="00D13C54">
      <w:pPr>
        <w:pStyle w:val="Caption"/>
        <w:jc w:val="both"/>
        <w:rPr>
          <w:ins w:id="359" w:author="Lars Holmstrom" w:date="2010-01-17T11:43:00Z"/>
        </w:rPr>
        <w:pPrChange w:id="360" w:author="Lars Holmstrom" w:date="2010-01-17T10:55:00Z">
          <w:pPr>
            <w:spacing w:line="480" w:lineRule="auto"/>
            <w:jc w:val="both"/>
          </w:pPr>
        </w:pPrChange>
      </w:pPr>
      <w:proofErr w:type="gramStart"/>
      <w:ins w:id="361" w:author="Lars Holmstrom" w:date="2010-01-17T00:42:00Z">
        <w:r>
          <w:t xml:space="preserve">Figure </w:t>
        </w:r>
        <w:r w:rsidR="00801B4D">
          <w:fldChar w:fldCharType="begin"/>
        </w:r>
        <w:r>
          <w:instrText xml:space="preserve"> SEQ Figure \* ARABIC </w:instrText>
        </w:r>
      </w:ins>
      <w:r w:rsidR="00801B4D">
        <w:fldChar w:fldCharType="separate"/>
      </w:r>
      <w:ins w:id="362" w:author="Lars Holmstrom" w:date="2010-01-17T00:53:00Z">
        <w:r w:rsidR="00E9271D">
          <w:rPr>
            <w:noProof/>
          </w:rPr>
          <w:t>2</w:t>
        </w:r>
      </w:ins>
      <w:ins w:id="363" w:author="Lars Holmstrom" w:date="2010-01-17T00:42:00Z">
        <w:r w:rsidR="00801B4D">
          <w:fldChar w:fldCharType="end"/>
        </w:r>
      </w:ins>
      <w:ins w:id="364" w:author="Lars Holmstrom" w:date="2010-01-17T01:28:00Z">
        <w:r w:rsidR="00B4752E">
          <w:t>.</w:t>
        </w:r>
        <w:proofErr w:type="gramEnd"/>
        <w:r w:rsidR="00B4752E">
          <w:t xml:space="preserve"> </w:t>
        </w:r>
        <w:proofErr w:type="gramStart"/>
        <w:r w:rsidR="00B4752E">
          <w:t>Leading Edge Collision.</w:t>
        </w:r>
        <w:proofErr w:type="gramEnd"/>
        <w:r w:rsidR="00B4752E">
          <w:t xml:space="preserve"> A bird at the instant it enters the rotor plane for an orientation angle of -7° (approach angle is -2.3°). The bird’s ground velocity </w:t>
        </w:r>
      </w:ins>
      <w:ins w:id="365" w:author="Lars Holmstrom" w:date="2010-01-17T01:28:00Z">
        <w:r w:rsidR="00B4752E" w:rsidRPr="00F6510F">
          <w:rPr>
            <w:position w:val="-12"/>
          </w:rPr>
          <w:object w:dxaOrig="300" w:dyaOrig="360">
            <v:shape id="_x0000_i1082" type="#_x0000_t75" style="width:15pt;height:18pt" o:ole="" filled="t">
              <v:fill color2="black"/>
              <v:imagedata r:id="rId125" o:title=""/>
            </v:shape>
            <o:OLEObject Type="Embed" ProgID="Equation.DSMT4" ShapeID="_x0000_i1082" DrawAspect="Content" ObjectID="_1325250500" r:id="rId126"/>
          </w:object>
        </w:r>
      </w:ins>
      <w:ins w:id="366" w:author="Lars Holmstrom" w:date="2010-01-17T01:28:00Z">
        <w:r w:rsidR="00B4752E">
          <w:t xml:space="preserve"> is 15 m/s and the wind velocity </w:t>
        </w:r>
      </w:ins>
      <w:ins w:id="367" w:author="Lars Holmstrom" w:date="2010-01-17T01:28:00Z">
        <w:r w:rsidR="00B4752E" w:rsidRPr="00F6510F">
          <w:rPr>
            <w:position w:val="-12"/>
          </w:rPr>
          <w:object w:dxaOrig="320" w:dyaOrig="360">
            <v:shape id="_x0000_i1083" type="#_x0000_t75" style="width:15.75pt;height:18pt" o:ole="" filled="t">
              <v:fill color2="black"/>
              <v:imagedata r:id="rId127" o:title=""/>
            </v:shape>
            <o:OLEObject Type="Embed" ProgID="Equation.DSMT4" ShapeID="_x0000_i1083" DrawAspect="Content" ObjectID="_1325250501" r:id="rId128"/>
          </w:object>
        </w:r>
      </w:ins>
      <w:ins w:id="368" w:author="Lars Holmstrom" w:date="2010-01-17T01:28:00Z">
        <w:r w:rsidR="00B4752E">
          <w:t xml:space="preserve"> is 10 m/s. The gr</w:t>
        </w:r>
      </w:ins>
      <w:ins w:id="369" w:author="Lars Holmstrom" w:date="2010-01-17T09:31:00Z">
        <w:r w:rsidR="000330C5">
          <w:t>een</w:t>
        </w:r>
      </w:ins>
      <w:ins w:id="370" w:author="Lars Holmstrom" w:date="2010-01-17T01:28:00Z">
        <w:r w:rsidR="00B4752E">
          <w:t xml:space="preserve"> circle indicates the position of the rotor at this instant that will clip corner 2 of the bird as the bird passes through the rotor plane. Any initial rotor position between this point and corner 1 of the bird will result in a leading edge collision. The black circle indicates the position of the rotor that will clip corner 4 of the bird as it passes through the rotor plane. This is the last point the bird can collide with the rotor since no trailing edge collision is possible in this case.</w:t>
        </w:r>
      </w:ins>
    </w:p>
    <w:p w:rsidR="00A521F0" w:rsidRDefault="00A521F0">
      <w:pPr>
        <w:pPrChange w:id="371" w:author="Lars Holmstrom" w:date="2010-01-17T11:43:00Z">
          <w:pPr>
            <w:spacing w:line="480" w:lineRule="auto"/>
            <w:jc w:val="both"/>
          </w:pPr>
        </w:pPrChange>
      </w:pPr>
      <w:moveToRangeStart w:id="372" w:author="Lars Holmstrom" w:date="2010-01-17T10:55:00Z" w:name="move251489075"/>
    </w:p>
    <w:p w:rsidR="00A73955" w:rsidRDefault="00A73955" w:rsidP="00A73955">
      <w:pPr>
        <w:spacing w:line="480" w:lineRule="auto"/>
        <w:ind w:firstLine="720"/>
        <w:jc w:val="both"/>
      </w:pPr>
      <w:moveTo w:id="373" w:author="Lars Holmstrom" w:date="2010-01-17T10:55:00Z">
        <w:r>
          <w:t xml:space="preserve">Consider the scenario where </w:t>
        </w:r>
        <w:r w:rsidRPr="00304602">
          <w:rPr>
            <w:position w:val="-6"/>
          </w:rPr>
          <w:object w:dxaOrig="540" w:dyaOrig="279">
            <v:shape id="_x0000_i1084" type="#_x0000_t75" style="width:27pt;height:14.25pt" o:ole="" filled="t">
              <v:fill color2="black"/>
              <v:imagedata r:id="rId129" o:title=""/>
            </v:shape>
            <o:OLEObject Type="Embed" ProgID="Equation.DSMT4" ShapeID="_x0000_i1084" DrawAspect="Content" ObjectID="_1325250502" r:id="rId130"/>
          </w:object>
        </w:r>
        <w:r>
          <w:t xml:space="preserve"> and </w:t>
        </w:r>
        <w:r w:rsidRPr="00304602">
          <w:rPr>
            <w:position w:val="-10"/>
          </w:rPr>
          <w:object w:dxaOrig="560" w:dyaOrig="320">
            <v:shape id="_x0000_i1085" type="#_x0000_t75" style="width:27.75pt;height:15.75pt" o:ole="" filled="t">
              <v:fill color2="black"/>
              <v:imagedata r:id="rId131" o:title=""/>
            </v:shape>
            <o:OLEObject Type="Embed" ProgID="Equation.DSMT4" ShapeID="_x0000_i1085" DrawAspect="Content" ObjectID="_1325250503" r:id="rId132"/>
          </w:object>
        </w:r>
        <w:r>
          <w:t xml:space="preserve"> (Figs. 2 and 3). In this case, corner 1 is the first point of contact of the bird with the rotor plane. Looking down from above, the turbine is rotating to the left. The time </w:t>
        </w:r>
        <w:r w:rsidRPr="00102418">
          <w:rPr>
            <w:position w:val="-12"/>
          </w:rPr>
          <w:object w:dxaOrig="180" w:dyaOrig="360">
            <v:shape id="_x0000_i1086" type="#_x0000_t75" style="width:9pt;height:18pt" o:ole="" filled="t">
              <v:fill color2="black"/>
              <v:imagedata r:id="rId133" o:title=""/>
            </v:shape>
            <o:OLEObject Type="Embed" ProgID="Equation.DSMT4" ShapeID="_x0000_i1086" DrawAspect="Content" ObjectID="_1325250504" r:id="rId134"/>
          </w:object>
        </w:r>
        <w:r>
          <w:t xml:space="preserve"> at which corner 1 intercepts the plane is considered to be zero. The times at which the nose and the other corners intercept the rotor plane are given by: </w:t>
        </w:r>
      </w:moveTo>
    </w:p>
    <w:p w:rsidR="005112F1" w:rsidRDefault="00A73955" w:rsidP="005112F1">
      <w:pPr>
        <w:pStyle w:val="MTDisplayEquation"/>
        <w:jc w:val="both"/>
        <w:rPr>
          <w:ins w:id="374" w:author="Lars Holmstrom" w:date="2010-01-17T11:41:00Z"/>
        </w:rPr>
      </w:pPr>
      <w:moveTo w:id="375" w:author="Lars Holmstrom" w:date="2010-01-17T10:55:00Z">
        <w:r>
          <w:tab/>
        </w:r>
        <w:r w:rsidRPr="00700481">
          <w:rPr>
            <w:position w:val="-4"/>
          </w:rPr>
          <w:object w:dxaOrig="180" w:dyaOrig="279">
            <v:shape id="_x0000_i1087" type="#_x0000_t75" style="width:9pt;height:14.25pt" o:ole="">
              <v:imagedata r:id="rId135" o:title=""/>
            </v:shape>
            <o:OLEObject Type="Embed" ProgID="Equation.DSMT4" ShapeID="_x0000_i1087" DrawAspect="Content" ObjectID="_1325250505" r:id="rId136"/>
          </w:object>
        </w:r>
      </w:moveTo>
      <w:ins w:id="376" w:author="Lars Holmstrom" w:date="2010-01-17T11:41:00Z">
        <w:r w:rsidR="005112F1" w:rsidRPr="00102418">
          <w:rPr>
            <w:position w:val="-172"/>
          </w:rPr>
          <w:object w:dxaOrig="1880" w:dyaOrig="3180">
            <v:shape id="_x0000_i1088" type="#_x0000_t75" style="width:93.75pt;height:159pt" o:ole="" filled="t">
              <v:fill color2="black"/>
              <v:imagedata r:id="rId137" o:title=""/>
            </v:shape>
            <o:OLEObject Type="Embed" ProgID="Equation.DSMT4" ShapeID="_x0000_i1088" DrawAspect="Content" ObjectID="_1325250506" r:id="rId138"/>
          </w:object>
        </w:r>
      </w:ins>
      <w:ins w:id="377" w:author="Lars Holmstrom" w:date="2010-01-17T11:41:00Z">
        <w:r w:rsidR="005112F1">
          <w:t xml:space="preserve"> </w:t>
        </w:r>
        <w:r w:rsidR="005112F1">
          <w:tab/>
          <w:t>(2)</w:t>
        </w:r>
      </w:ins>
    </w:p>
    <w:p w:rsidR="005112F1" w:rsidRDefault="005112F1" w:rsidP="005112F1">
      <w:pPr>
        <w:spacing w:line="480" w:lineRule="auto"/>
        <w:jc w:val="both"/>
        <w:rPr>
          <w:ins w:id="378" w:author="Lars Holmstrom" w:date="2010-01-17T11:41:00Z"/>
        </w:rPr>
      </w:pPr>
      <w:proofErr w:type="gramStart"/>
      <w:ins w:id="379" w:author="Lars Holmstrom" w:date="2010-01-17T11:41:00Z">
        <w:r>
          <w:t>and</w:t>
        </w:r>
        <w:proofErr w:type="gramEnd"/>
        <w:r>
          <w:t xml:space="preserve"> the y coordinates of these intercepts are given by: </w:t>
        </w:r>
      </w:ins>
    </w:p>
    <w:p w:rsidR="005112F1" w:rsidRDefault="005112F1" w:rsidP="005112F1">
      <w:pPr>
        <w:pStyle w:val="MTDisplayEquation"/>
        <w:jc w:val="both"/>
        <w:rPr>
          <w:ins w:id="380" w:author="Lars Holmstrom" w:date="2010-01-17T11:41:00Z"/>
        </w:rPr>
      </w:pPr>
      <w:ins w:id="381" w:author="Lars Holmstrom" w:date="2010-01-17T11:41:00Z">
        <w:r>
          <w:tab/>
        </w:r>
      </w:ins>
      <w:ins w:id="382" w:author="Lars Holmstrom" w:date="2010-01-17T11:41:00Z">
        <w:r w:rsidRPr="002345EA">
          <w:rPr>
            <w:position w:val="-94"/>
          </w:rPr>
          <w:object w:dxaOrig="3240" w:dyaOrig="2000">
            <v:shape id="_x0000_i1089" type="#_x0000_t75" style="width:162pt;height:99.75pt" o:ole="" filled="t">
              <v:fill color2="black"/>
              <v:imagedata r:id="rId139" o:title=""/>
            </v:shape>
            <o:OLEObject Type="Embed" ProgID="Equation.DSMT4" ShapeID="_x0000_i1089" DrawAspect="Content" ObjectID="_1325250507" r:id="rId140"/>
          </w:object>
        </w:r>
      </w:ins>
      <w:ins w:id="383" w:author="Lars Holmstrom" w:date="2010-01-17T11:41:00Z">
        <w:r>
          <w:tab/>
          <w:t>(3)</w:t>
        </w:r>
      </w:ins>
    </w:p>
    <w:p w:rsidR="005112F1" w:rsidRDefault="005112F1" w:rsidP="005112F1">
      <w:pPr>
        <w:pStyle w:val="MTDisplayEquation"/>
        <w:jc w:val="both"/>
        <w:rPr>
          <w:ins w:id="384" w:author="Lars Holmstrom" w:date="2010-01-17T11:42:00Z"/>
        </w:rPr>
      </w:pPr>
      <w:proofErr w:type="gramStart"/>
      <w:ins w:id="385" w:author="Lars Holmstrom" w:date="2010-01-17T11:41:00Z">
        <w:r>
          <w:t>where</w:t>
        </w:r>
        <w:proofErr w:type="gramEnd"/>
        <w:r>
          <w:t xml:space="preserve"> </w:t>
        </w:r>
      </w:ins>
      <w:ins w:id="386" w:author="Lars Holmstrom" w:date="2010-01-17T11:41:00Z">
        <w:r w:rsidRPr="00102418">
          <w:rPr>
            <w:position w:val="-12"/>
          </w:rPr>
          <w:object w:dxaOrig="460" w:dyaOrig="360">
            <v:shape id="_x0000_i1090" type="#_x0000_t75" style="width:23.25pt;height:18pt" o:ole="" filled="t">
              <v:fill color2="black"/>
              <v:imagedata r:id="rId141" o:title=""/>
            </v:shape>
            <o:OLEObject Type="Embed" ProgID="Equation.DSMT4" ShapeID="_x0000_i1090" DrawAspect="Content" ObjectID="_1325250508" r:id="rId142"/>
          </w:object>
        </w:r>
      </w:ins>
      <w:ins w:id="387" w:author="Lars Holmstrom" w:date="2010-01-17T11:41:00Z">
        <w:r>
          <w:t xml:space="preserve"> is specified by the flight path through the rotor plane.</w:t>
        </w:r>
      </w:ins>
      <w:ins w:id="388" w:author="Lars Holmstrom" w:date="2010-01-17T11:42:00Z">
        <w:r w:rsidRPr="005112F1">
          <w:t xml:space="preserve"> </w:t>
        </w:r>
        <w:r>
          <w:tab/>
        </w:r>
      </w:ins>
    </w:p>
    <w:p w:rsidR="005112F1" w:rsidRDefault="005112F1" w:rsidP="005112F1">
      <w:pPr>
        <w:spacing w:line="480" w:lineRule="auto"/>
        <w:ind w:firstLine="720"/>
        <w:jc w:val="both"/>
        <w:rPr>
          <w:ins w:id="389" w:author="Lars Holmstrom" w:date="2010-01-17T11:42:00Z"/>
        </w:rPr>
      </w:pPr>
      <w:ins w:id="390" w:author="Lars Holmstrom" w:date="2010-01-17T11:42:00Z">
        <w:r>
          <w:t xml:space="preserve">Since the angular distance covered by the rotor in the time it takes corner 2 to cross the rotor plane is given by </w:t>
        </w:r>
      </w:ins>
      <w:ins w:id="391" w:author="Lars Holmstrom" w:date="2010-01-17T11:42:00Z">
        <w:r w:rsidRPr="00102418">
          <w:rPr>
            <w:position w:val="-12"/>
          </w:rPr>
          <w:object w:dxaOrig="400" w:dyaOrig="360">
            <v:shape id="_x0000_i1091" type="#_x0000_t75" style="width:20.25pt;height:18pt" o:ole="" filled="t">
              <v:fill color2="black"/>
              <v:imagedata r:id="rId143" o:title=""/>
            </v:shape>
            <o:OLEObject Type="Embed" ProgID="Equation.DSMT4" ShapeID="_x0000_i1091" DrawAspect="Content" ObjectID="_1325250509" r:id="rId144"/>
          </w:object>
        </w:r>
      </w:ins>
      <w:ins w:id="392" w:author="Lars Holmstrom" w:date="2010-01-17T11:42:00Z">
        <w:r>
          <w:t>, the initial rotor position that will intersect with corner 2 as it passes through the rotor plane is given by:</w:t>
        </w:r>
      </w:ins>
    </w:p>
    <w:p w:rsidR="005112F1" w:rsidRDefault="005112F1" w:rsidP="005112F1">
      <w:pPr>
        <w:spacing w:line="480" w:lineRule="auto"/>
        <w:ind w:firstLine="720"/>
        <w:jc w:val="center"/>
        <w:rPr>
          <w:ins w:id="393" w:author="Lars Holmstrom" w:date="2010-01-17T11:42:00Z"/>
        </w:rPr>
      </w:pPr>
      <w:ins w:id="394" w:author="Lars Holmstrom" w:date="2010-01-17T11:42:00Z">
        <w:r w:rsidRPr="009E6958">
          <w:rPr>
            <w:position w:val="-12"/>
          </w:rPr>
          <w:object w:dxaOrig="2380" w:dyaOrig="360">
            <v:shape id="_x0000_i1092" type="#_x0000_t75" style="width:119.25pt;height:18pt" o:ole="" filled="t">
              <v:fill color2="black"/>
              <v:imagedata r:id="rId145" o:title=""/>
            </v:shape>
            <o:OLEObject Type="Embed" ProgID="Equation.DSMT4" ShapeID="_x0000_i1092" DrawAspect="Content" ObjectID="_1325250510" r:id="rId146"/>
          </w:object>
        </w:r>
      </w:ins>
    </w:p>
    <w:p w:rsidR="005112F1" w:rsidRDefault="005112F1" w:rsidP="005112F1">
      <w:pPr>
        <w:spacing w:line="480" w:lineRule="auto"/>
        <w:jc w:val="both"/>
        <w:rPr>
          <w:ins w:id="395" w:author="Lars Holmstrom" w:date="2010-01-17T11:42:00Z"/>
        </w:rPr>
      </w:pPr>
      <w:ins w:id="396" w:author="Lars Holmstrom" w:date="2010-01-17T11:42:00Z">
        <w:r>
          <w:lastRenderedPageBreak/>
          <w:t xml:space="preserve">Two cases must be considered to determine the types of collisions possible: </w:t>
        </w:r>
      </w:ins>
      <w:ins w:id="397" w:author="Lars Holmstrom" w:date="2010-01-17T11:42:00Z">
        <w:r w:rsidRPr="00AE4D57">
          <w:rPr>
            <w:position w:val="-12"/>
          </w:rPr>
          <w:object w:dxaOrig="760" w:dyaOrig="360">
            <v:shape id="_x0000_i1093" type="#_x0000_t75" style="width:38.25pt;height:18pt" o:ole="" filled="t">
              <v:fill color2="black"/>
              <v:imagedata r:id="rId147" o:title=""/>
            </v:shape>
            <o:OLEObject Type="Embed" ProgID="Equation.DSMT4" ShapeID="_x0000_i1093" DrawAspect="Content" ObjectID="_1325250511" r:id="rId148"/>
          </w:object>
        </w:r>
      </w:ins>
      <w:ins w:id="398" w:author="Lars Holmstrom" w:date="2010-01-17T11:42:00Z">
        <w:r>
          <w:t xml:space="preserve"> </w:t>
        </w:r>
        <w:proofErr w:type="spellStart"/>
        <w:proofErr w:type="gramStart"/>
        <w:r>
          <w:t>and</w:t>
        </w:r>
        <w:proofErr w:type="spellEnd"/>
        <w:r>
          <w:t xml:space="preserve"> </w:t>
        </w:r>
      </w:ins>
      <w:proofErr w:type="gramEnd"/>
      <w:ins w:id="399" w:author="Lars Holmstrom" w:date="2010-01-17T11:42:00Z">
        <w:r w:rsidRPr="009E6958">
          <w:rPr>
            <w:position w:val="-12"/>
          </w:rPr>
          <w:object w:dxaOrig="760" w:dyaOrig="360">
            <v:shape id="_x0000_i1094" type="#_x0000_t75" style="width:38.25pt;height:18pt" o:ole="" filled="t">
              <v:fill color2="black"/>
              <v:imagedata r:id="rId149" o:title=""/>
            </v:shape>
            <o:OLEObject Type="Embed" ProgID="Equation.DSMT4" ShapeID="_x0000_i1094" DrawAspect="Content" ObjectID="_1325250512" r:id="rId150"/>
          </w:object>
        </w:r>
      </w:ins>
      <w:ins w:id="400" w:author="Lars Holmstrom" w:date="2010-01-17T11:42:00Z">
        <w:r>
          <w:t xml:space="preserve">. These two scenarios may result in leading edge (1-2) and trailing edge (3-4) collisions, respectively. Right edge (1-4) collisions are possible and left edge (2-3) collisions are impossible in both cases. </w:t>
        </w:r>
      </w:ins>
    </w:p>
    <w:p w:rsidR="005112F1" w:rsidRDefault="005112F1" w:rsidP="005112F1">
      <w:pPr>
        <w:spacing w:line="480" w:lineRule="auto"/>
        <w:jc w:val="both"/>
        <w:rPr>
          <w:ins w:id="401" w:author="Lars Holmstrom" w:date="2010-01-17T11:41:00Z"/>
        </w:rPr>
      </w:pPr>
    </w:p>
    <w:p w:rsidR="00A521F0" w:rsidRDefault="00A73955">
      <w:pPr>
        <w:pStyle w:val="Caption"/>
        <w:jc w:val="both"/>
        <w:rPr>
          <w:ins w:id="402" w:author="Lars Holmstrom" w:date="2010-01-17T00:41:00Z"/>
        </w:rPr>
        <w:pPrChange w:id="403" w:author="Lars Holmstrom" w:date="2010-01-17T10:43:00Z">
          <w:pPr>
            <w:spacing w:line="480" w:lineRule="auto"/>
          </w:pPr>
        </w:pPrChange>
      </w:pPr>
      <w:moveTo w:id="404" w:author="Lars Holmstrom" w:date="2010-01-17T10:55:00Z">
        <w:del w:id="405" w:author="Lars Holmstrom" w:date="2010-01-17T11:38:00Z">
          <w:r w:rsidRPr="00102418" w:rsidDel="0046258A">
            <w:rPr>
              <w:position w:val="-172"/>
            </w:rPr>
            <w:object w:dxaOrig="1880" w:dyaOrig="3180">
              <v:shape id="_x0000_i1095" type="#_x0000_t75" style="width:93.75pt;height:159pt" o:ole="" filled="t">
                <v:fill color2="black"/>
                <v:imagedata r:id="rId137" o:title=""/>
              </v:shape>
              <o:OLEObject Type="Embed" ProgID="Equation.DSMT4" ShapeID="_x0000_i1095" DrawAspect="Content" ObjectID="_1325250513" r:id="rId151"/>
            </w:object>
          </w:r>
        </w:del>
      </w:moveTo>
      <w:moveToRangeEnd w:id="372"/>
    </w:p>
    <w:p w:rsidR="00A521F0" w:rsidRDefault="00A521F0">
      <w:pPr>
        <w:keepNext/>
        <w:spacing w:line="480" w:lineRule="auto"/>
        <w:jc w:val="center"/>
        <w:rPr>
          <w:ins w:id="406" w:author="Lars Holmstrom" w:date="2010-01-17T00:42:00Z"/>
        </w:rPr>
        <w:pPrChange w:id="407" w:author="Lars Holmstrom" w:date="2010-01-17T10:45:00Z">
          <w:pPr>
            <w:spacing w:line="480" w:lineRule="auto"/>
          </w:pPr>
        </w:pPrChange>
      </w:pPr>
      <w:ins w:id="408" w:author="Lars Holmstrom" w:date="2010-01-17T00:41:00Z">
        <w:r>
          <w:rPr>
            <w:noProof/>
            <w:lang w:eastAsia="en-US"/>
          </w:rPr>
          <w:drawing>
            <wp:inline distT="0" distB="0" distL="0" distR="0">
              <wp:extent cx="4572000" cy="3071813"/>
              <wp:effectExtent l="19050" t="0" r="0" b="0"/>
              <wp:docPr id="10" name="Picture 9" descr="Fi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3.png"/>
                      <pic:cNvPicPr/>
                    </pic:nvPicPr>
                    <pic:blipFill>
                      <a:blip r:embed="rId152" cstate="print"/>
                      <a:stretch>
                        <a:fillRect/>
                      </a:stretch>
                    </pic:blipFill>
                    <pic:spPr>
                      <a:xfrm>
                        <a:off x="0" y="0"/>
                        <a:ext cx="4572000" cy="3071813"/>
                      </a:xfrm>
                      <a:prstGeom prst="rect">
                        <a:avLst/>
                      </a:prstGeom>
                    </pic:spPr>
                  </pic:pic>
                </a:graphicData>
              </a:graphic>
            </wp:inline>
          </w:drawing>
        </w:r>
      </w:ins>
    </w:p>
    <w:p w:rsidR="00A521F0" w:rsidRDefault="00D13C54">
      <w:pPr>
        <w:pStyle w:val="Caption"/>
        <w:jc w:val="both"/>
        <w:rPr>
          <w:ins w:id="409" w:author="Lars Holmstrom" w:date="2010-01-16T23:24:00Z"/>
        </w:rPr>
        <w:pPrChange w:id="410" w:author="Lars Holmstrom" w:date="2010-01-17T10:43:00Z">
          <w:pPr>
            <w:spacing w:line="480" w:lineRule="auto"/>
          </w:pPr>
        </w:pPrChange>
      </w:pPr>
      <w:proofErr w:type="gramStart"/>
      <w:ins w:id="411" w:author="Lars Holmstrom" w:date="2010-01-17T00:42:00Z">
        <w:r>
          <w:t xml:space="preserve">Figure </w:t>
        </w:r>
        <w:r w:rsidR="00801B4D">
          <w:fldChar w:fldCharType="begin"/>
        </w:r>
        <w:r>
          <w:instrText xml:space="preserve"> SEQ Figure \* ARABIC </w:instrText>
        </w:r>
      </w:ins>
      <w:r w:rsidR="00801B4D">
        <w:fldChar w:fldCharType="separate"/>
      </w:r>
      <w:ins w:id="412" w:author="Lars Holmstrom" w:date="2010-01-17T00:53:00Z">
        <w:r w:rsidR="00E9271D">
          <w:rPr>
            <w:noProof/>
          </w:rPr>
          <w:t>3</w:t>
        </w:r>
      </w:ins>
      <w:ins w:id="413" w:author="Lars Holmstrom" w:date="2010-01-17T00:42:00Z">
        <w:r w:rsidR="00801B4D">
          <w:fldChar w:fldCharType="end"/>
        </w:r>
      </w:ins>
      <w:ins w:id="414" w:author="Lars Holmstrom" w:date="2010-01-17T01:29:00Z">
        <w:r w:rsidR="00B4752E">
          <w:t>.</w:t>
        </w:r>
        <w:proofErr w:type="gramEnd"/>
        <w:r w:rsidR="00B4752E">
          <w:t xml:space="preserve"> </w:t>
        </w:r>
        <w:proofErr w:type="gramStart"/>
        <w:r w:rsidR="00B4752E">
          <w:t>Trailing Edge Collision.</w:t>
        </w:r>
        <w:proofErr w:type="gramEnd"/>
        <w:r w:rsidR="00B4752E">
          <w:t xml:space="preserve"> A bird at the instant it enters the rotor plane for an orientation angle of -15° (approach angle is -5°). The bird’s ground velocity </w:t>
        </w:r>
      </w:ins>
      <w:ins w:id="415" w:author="Lars Holmstrom" w:date="2010-01-17T01:29:00Z">
        <w:r w:rsidR="00B4752E" w:rsidRPr="00F6510F">
          <w:rPr>
            <w:position w:val="-12"/>
          </w:rPr>
          <w:object w:dxaOrig="300" w:dyaOrig="360">
            <v:shape id="_x0000_i1096" type="#_x0000_t75" style="width:15pt;height:18pt" o:ole="" filled="t">
              <v:fill color2="black"/>
              <v:imagedata r:id="rId153" o:title=""/>
            </v:shape>
            <o:OLEObject Type="Embed" ProgID="Equation.DSMT4" ShapeID="_x0000_i1096" DrawAspect="Content" ObjectID="_1325250514" r:id="rId154"/>
          </w:object>
        </w:r>
      </w:ins>
      <w:ins w:id="416" w:author="Lars Holmstrom" w:date="2010-01-17T01:29:00Z">
        <w:r w:rsidR="00B4752E">
          <w:t xml:space="preserve"> is 15 m/s and the wind velocity </w:t>
        </w:r>
      </w:ins>
      <w:ins w:id="417" w:author="Lars Holmstrom" w:date="2010-01-17T01:29:00Z">
        <w:r w:rsidR="00B4752E" w:rsidRPr="00F6510F">
          <w:rPr>
            <w:position w:val="-12"/>
          </w:rPr>
          <w:object w:dxaOrig="320" w:dyaOrig="360">
            <v:shape id="_x0000_i1097" type="#_x0000_t75" style="width:15.75pt;height:18pt" o:ole="" filled="t">
              <v:fill color2="black"/>
              <v:imagedata r:id="rId155" o:title=""/>
            </v:shape>
            <o:OLEObject Type="Embed" ProgID="Equation.DSMT4" ShapeID="_x0000_i1097" DrawAspect="Content" ObjectID="_1325250515" r:id="rId156"/>
          </w:object>
        </w:r>
      </w:ins>
      <w:ins w:id="418" w:author="Lars Holmstrom" w:date="2010-01-17T01:29:00Z">
        <w:r w:rsidR="00B4752E">
          <w:t xml:space="preserve"> is 10 m/s. The gr</w:t>
        </w:r>
      </w:ins>
      <w:ins w:id="419" w:author="Lars Holmstrom" w:date="2010-01-17T09:32:00Z">
        <w:r w:rsidR="0085584B">
          <w:t>een</w:t>
        </w:r>
      </w:ins>
      <w:ins w:id="420" w:author="Lars Holmstrom" w:date="2010-01-17T01:29:00Z">
        <w:r w:rsidR="00B4752E">
          <w:t xml:space="preserve"> circle indicates the position of the rotor that will collide with corner 1 of the bird at the instant the bird passes through the rotor plane. No leading edge collision is possible in this case. The black circle indicates the </w:t>
        </w:r>
        <w:r w:rsidR="00B4752E">
          <w:lastRenderedPageBreak/>
          <w:t>position of the rotor that will clip corner 3 of the bird as it passes through the rotor plane. This is the last point the bird can collide with the rotor since a trailing edge collision is possible in this case.</w:t>
        </w:r>
      </w:ins>
    </w:p>
    <w:p w:rsidR="00A521F0" w:rsidRDefault="00A521F0">
      <w:pPr>
        <w:spacing w:line="480" w:lineRule="auto"/>
        <w:jc w:val="both"/>
        <w:rPr>
          <w:del w:id="421" w:author="Lars Holmstrom" w:date="2010-01-17T11:42:00Z"/>
        </w:rPr>
        <w:pPrChange w:id="422" w:author="Lars Holmstrom" w:date="2010-01-17T10:43:00Z">
          <w:pPr>
            <w:spacing w:line="480" w:lineRule="auto"/>
          </w:pPr>
        </w:pPrChange>
      </w:pPr>
      <w:moveFromRangeStart w:id="423" w:author="Lars Holmstrom" w:date="2010-01-17T10:55:00Z" w:name="move251489075"/>
    </w:p>
    <w:p w:rsidR="00A521F0" w:rsidRDefault="00304602">
      <w:pPr>
        <w:spacing w:line="480" w:lineRule="auto"/>
        <w:ind w:firstLine="720"/>
        <w:jc w:val="both"/>
        <w:rPr>
          <w:del w:id="424" w:author="Lars Holmstrom" w:date="2010-01-17T11:42:00Z"/>
        </w:rPr>
        <w:pPrChange w:id="425" w:author="Lars Holmstrom" w:date="2010-01-17T10:43:00Z">
          <w:pPr>
            <w:spacing w:line="480" w:lineRule="auto"/>
            <w:ind w:firstLine="720"/>
          </w:pPr>
        </w:pPrChange>
      </w:pPr>
      <w:moveFrom w:id="426" w:author="Lars Holmstrom" w:date="2010-01-17T10:55:00Z">
        <w:del w:id="427" w:author="Lars Holmstrom" w:date="2010-01-17T11:42:00Z">
          <w:r w:rsidDel="005112F1">
            <w:delText xml:space="preserve">Consider </w:delText>
          </w:r>
          <w:r w:rsidR="00E91830" w:rsidDel="005112F1">
            <w:delText xml:space="preserve">the </w:delText>
          </w:r>
          <w:r w:rsidR="00BA1D0B" w:rsidDel="005112F1">
            <w:delText>scenario</w:delText>
          </w:r>
          <w:r w:rsidR="00E91830" w:rsidDel="005112F1">
            <w:delText xml:space="preserve"> where </w:delText>
          </w:r>
          <w:r w:rsidR="009E6958" w:rsidRPr="00304602" w:rsidDel="005112F1">
            <w:rPr>
              <w:position w:val="-6"/>
            </w:rPr>
            <w:object w:dxaOrig="540" w:dyaOrig="279">
              <v:shape id="_x0000_i1098" type="#_x0000_t75" style="width:27pt;height:14.25pt" o:ole="" filled="t">
                <v:fill color2="black"/>
                <v:imagedata r:id="rId129" o:title=""/>
              </v:shape>
              <o:OLEObject Type="Embed" ProgID="Equation.DSMT4" ShapeID="_x0000_i1098" DrawAspect="Content" ObjectID="_1325250516" r:id="rId157"/>
            </w:object>
          </w:r>
          <w:r w:rsidR="00102418" w:rsidDel="005112F1">
            <w:delText xml:space="preserve"> and</w:delText>
          </w:r>
          <w:r w:rsidR="00E91830" w:rsidDel="005112F1">
            <w:delText xml:space="preserve"> </w:delText>
          </w:r>
          <w:r w:rsidR="009E6958" w:rsidRPr="00304602" w:rsidDel="005112F1">
            <w:rPr>
              <w:position w:val="-10"/>
            </w:rPr>
            <w:object w:dxaOrig="560" w:dyaOrig="320">
              <v:shape id="_x0000_i1099" type="#_x0000_t75" style="width:27.75pt;height:15.75pt" o:ole="" filled="t">
                <v:fill color2="black"/>
                <v:imagedata r:id="rId131" o:title=""/>
              </v:shape>
              <o:OLEObject Type="Embed" ProgID="Equation.DSMT4" ShapeID="_x0000_i1099" DrawAspect="Content" ObjectID="_1325250517" r:id="rId158"/>
            </w:object>
          </w:r>
          <w:r w:rsidR="00102418" w:rsidDel="005112F1">
            <w:delText xml:space="preserve"> </w:delText>
          </w:r>
          <w:r w:rsidR="00E91830" w:rsidDel="005112F1">
            <w:delText>(Fig</w:delText>
          </w:r>
          <w:r w:rsidR="003500ED" w:rsidDel="005112F1">
            <w:delText>s</w:delText>
          </w:r>
          <w:r w:rsidR="00106B50" w:rsidDel="005112F1">
            <w:delText>.</w:delText>
          </w:r>
          <w:r w:rsidR="00102418" w:rsidDel="005112F1">
            <w:delText xml:space="preserve"> </w:delText>
          </w:r>
          <w:r w:rsidR="00E91830" w:rsidDel="005112F1">
            <w:delText>2</w:delText>
          </w:r>
          <w:r w:rsidR="003500ED" w:rsidDel="005112F1">
            <w:delText xml:space="preserve"> and 3</w:delText>
          </w:r>
          <w:r w:rsidR="00E91830" w:rsidDel="005112F1">
            <w:delText>). In this case, corner 1 is the first point of contact of the bird with the rotor plane.</w:delText>
          </w:r>
          <w:r w:rsidR="006C5E1C" w:rsidDel="005112F1">
            <w:delText xml:space="preserve"> </w:delText>
          </w:r>
          <w:r w:rsidR="00BE4823" w:rsidDel="005112F1">
            <w:delText>L</w:delText>
          </w:r>
          <w:r w:rsidR="00E91830" w:rsidDel="005112F1">
            <w:delText xml:space="preserve">ooking </w:delText>
          </w:r>
          <w:r w:rsidR="006C5E1C" w:rsidDel="005112F1">
            <w:delText xml:space="preserve">down from above, the turbine is rotating to the left. The time </w:delText>
          </w:r>
          <w:r w:rsidR="00102418" w:rsidRPr="00102418" w:rsidDel="005112F1">
            <w:rPr>
              <w:position w:val="-12"/>
            </w:rPr>
            <w:object w:dxaOrig="180" w:dyaOrig="360">
              <v:shape id="_x0000_i1100" type="#_x0000_t75" style="width:9pt;height:18pt" o:ole="" filled="t">
                <v:fill color2="black"/>
                <v:imagedata r:id="rId133" o:title=""/>
              </v:shape>
              <o:OLEObject Type="Embed" ProgID="Equation.DSMT4" ShapeID="_x0000_i1100" DrawAspect="Content" ObjectID="_1325250518" r:id="rId159"/>
            </w:object>
          </w:r>
          <w:r w:rsidR="006C5E1C" w:rsidDel="005112F1">
            <w:delText xml:space="preserve"> at which corner 1 intercepts the plane is considered to be zero. The time</w:delText>
          </w:r>
          <w:r w:rsidR="0060577F" w:rsidDel="005112F1">
            <w:delText>s</w:delText>
          </w:r>
          <w:r w:rsidR="006C5E1C" w:rsidDel="005112F1">
            <w:delText xml:space="preserve"> at which the nose and the other corners intercept the rotor plane are given by</w:delText>
          </w:r>
          <w:r w:rsidR="00730702" w:rsidDel="005112F1">
            <w:delText>:</w:delText>
          </w:r>
          <w:r w:rsidR="006C5E1C" w:rsidDel="005112F1">
            <w:delText xml:space="preserve"> </w:delText>
          </w:r>
        </w:del>
      </w:moveFrom>
    </w:p>
    <w:p w:rsidR="00A521F0" w:rsidRDefault="00700481">
      <w:pPr>
        <w:pStyle w:val="MTDisplayEquation"/>
        <w:jc w:val="both"/>
        <w:rPr>
          <w:del w:id="428" w:author="Lars Holmstrom" w:date="2010-01-17T11:41:00Z"/>
        </w:rPr>
        <w:pPrChange w:id="429" w:author="Lars Holmstrom" w:date="2010-01-17T11:42:00Z">
          <w:pPr>
            <w:pStyle w:val="MTDisplayEquation"/>
          </w:pPr>
        </w:pPrChange>
      </w:pPr>
      <w:moveFrom w:id="430" w:author="Lars Holmstrom" w:date="2010-01-17T10:55:00Z">
        <w:r w:rsidDel="00A73955">
          <w:tab/>
        </w:r>
        <w:r w:rsidRPr="00700481" w:rsidDel="00A73955">
          <w:rPr>
            <w:position w:val="-4"/>
          </w:rPr>
          <w:object w:dxaOrig="180" w:dyaOrig="279">
            <v:shape id="_x0000_i1101" type="#_x0000_t75" style="width:9pt;height:14.25pt" o:ole="">
              <v:imagedata r:id="rId135" o:title=""/>
            </v:shape>
            <o:OLEObject Type="Embed" ProgID="Equation.DSMT4" ShapeID="_x0000_i1101" DrawAspect="Content" ObjectID="_1325250519" r:id="rId160"/>
          </w:object>
        </w:r>
        <w:r w:rsidR="00B7658A" w:rsidRPr="00102418" w:rsidDel="00A73955">
          <w:rPr>
            <w:position w:val="-172"/>
          </w:rPr>
          <w:object w:dxaOrig="1880" w:dyaOrig="3180">
            <v:shape id="_x0000_i1102" type="#_x0000_t75" style="width:93.75pt;height:159pt" o:ole="" filled="t">
              <v:fill color2="black"/>
              <v:imagedata r:id="rId137" o:title=""/>
            </v:shape>
            <o:OLEObject Type="Embed" ProgID="Equation.DSMT4" ShapeID="_x0000_i1102" DrawAspect="Content" ObjectID="_1325250520" r:id="rId161"/>
          </w:object>
        </w:r>
      </w:moveFrom>
      <w:moveFromRangeEnd w:id="423"/>
      <w:del w:id="431" w:author="Lars Holmstrom" w:date="2010-01-17T11:42:00Z">
        <w:r w:rsidR="00AC3A21" w:rsidDel="005112F1">
          <w:tab/>
        </w:r>
      </w:del>
      <w:del w:id="432" w:author="Lars Holmstrom" w:date="2010-01-17T11:41:00Z">
        <w:r w:rsidR="00AC3A21" w:rsidDel="005112F1">
          <w:delText>(2)</w:delText>
        </w:r>
      </w:del>
    </w:p>
    <w:p w:rsidR="00A521F0" w:rsidRDefault="006C5E1C">
      <w:pPr>
        <w:pStyle w:val="MTDisplayEquation"/>
        <w:jc w:val="both"/>
        <w:rPr>
          <w:del w:id="433" w:author="Lars Holmstrom" w:date="2010-01-17T11:41:00Z"/>
        </w:rPr>
        <w:pPrChange w:id="434" w:author="Lars Holmstrom" w:date="2010-01-17T11:42:00Z">
          <w:pPr>
            <w:spacing w:line="480" w:lineRule="auto"/>
            <w:jc w:val="both"/>
          </w:pPr>
        </w:pPrChange>
      </w:pPr>
      <w:del w:id="435" w:author="Lars Holmstrom" w:date="2010-01-17T11:41:00Z">
        <w:r w:rsidDel="005112F1">
          <w:delText>and the y coordinates of these intercepts are given by</w:delText>
        </w:r>
        <w:r w:rsidR="00730702" w:rsidDel="005112F1">
          <w:delText>:</w:delText>
        </w:r>
        <w:r w:rsidDel="005112F1">
          <w:delText xml:space="preserve"> </w:delText>
        </w:r>
      </w:del>
    </w:p>
    <w:p w:rsidR="00A521F0" w:rsidRDefault="006C5E1C">
      <w:pPr>
        <w:pStyle w:val="MTDisplayEquation"/>
        <w:jc w:val="both"/>
        <w:rPr>
          <w:del w:id="436" w:author="Lars Holmstrom" w:date="2010-01-17T11:41:00Z"/>
        </w:rPr>
        <w:pPrChange w:id="437" w:author="Lars Holmstrom" w:date="2010-01-17T11:42:00Z">
          <w:pPr>
            <w:pStyle w:val="MTDisplayEquation"/>
          </w:pPr>
        </w:pPrChange>
      </w:pPr>
      <w:del w:id="438" w:author="Lars Holmstrom" w:date="2010-01-17T11:41:00Z">
        <w:r w:rsidDel="005112F1">
          <w:tab/>
        </w:r>
        <w:r w:rsidR="00B7658A" w:rsidRPr="002345EA" w:rsidDel="005112F1">
          <w:rPr>
            <w:position w:val="-94"/>
          </w:rPr>
          <w:object w:dxaOrig="3240" w:dyaOrig="2000">
            <v:shape id="_x0000_i1103" type="#_x0000_t75" style="width:162pt;height:99.75pt" o:ole="" filled="t">
              <v:fill color2="black"/>
              <v:imagedata r:id="rId139" o:title=""/>
            </v:shape>
            <o:OLEObject Type="Embed" ProgID="Equation.DSMT4" ShapeID="_x0000_i1103" DrawAspect="Content" ObjectID="_1325250521" r:id="rId162"/>
          </w:object>
        </w:r>
        <w:r w:rsidR="00AC3A21" w:rsidDel="005112F1">
          <w:tab/>
          <w:delText>(3)</w:delText>
        </w:r>
      </w:del>
    </w:p>
    <w:p w:rsidR="00A521F0" w:rsidRDefault="006C5E1C">
      <w:pPr>
        <w:pStyle w:val="MTDisplayEquation"/>
        <w:jc w:val="both"/>
        <w:rPr>
          <w:del w:id="439" w:author="Lars Holmstrom" w:date="2010-01-17T11:42:00Z"/>
        </w:rPr>
        <w:pPrChange w:id="440" w:author="Lars Holmstrom" w:date="2010-01-17T11:42:00Z">
          <w:pPr>
            <w:spacing w:line="480" w:lineRule="auto"/>
          </w:pPr>
        </w:pPrChange>
      </w:pPr>
      <w:del w:id="441" w:author="Lars Holmstrom" w:date="2010-01-17T11:41:00Z">
        <w:r w:rsidDel="005112F1">
          <w:delText xml:space="preserve">where </w:delText>
        </w:r>
        <w:r w:rsidR="00102418" w:rsidRPr="00102418" w:rsidDel="005112F1">
          <w:rPr>
            <w:position w:val="-12"/>
          </w:rPr>
          <w:object w:dxaOrig="460" w:dyaOrig="360">
            <v:shape id="_x0000_i1104" type="#_x0000_t75" style="width:23.25pt;height:18pt" o:ole="" filled="t">
              <v:fill color2="black"/>
              <v:imagedata r:id="rId141" o:title=""/>
            </v:shape>
            <o:OLEObject Type="Embed" ProgID="Equation.DSMT4" ShapeID="_x0000_i1104" DrawAspect="Content" ObjectID="_1325250522" r:id="rId163"/>
          </w:object>
        </w:r>
        <w:r w:rsidDel="005112F1">
          <w:delText xml:space="preserve"> is specified by the flight path</w:delText>
        </w:r>
        <w:r w:rsidR="0060577F" w:rsidDel="005112F1">
          <w:delText xml:space="preserve"> through the rotor plane</w:delText>
        </w:r>
        <w:r w:rsidDel="005112F1">
          <w:delText>.</w:delText>
        </w:r>
      </w:del>
    </w:p>
    <w:p w:rsidR="00A521F0" w:rsidRDefault="006C5E1C">
      <w:pPr>
        <w:pStyle w:val="MTDisplayEquation"/>
        <w:jc w:val="both"/>
        <w:rPr>
          <w:del w:id="442" w:author="Lars Holmstrom" w:date="2010-01-17T11:42:00Z"/>
        </w:rPr>
        <w:pPrChange w:id="443" w:author="Lars Holmstrom" w:date="2010-01-17T11:42:00Z">
          <w:pPr>
            <w:spacing w:line="480" w:lineRule="auto"/>
            <w:ind w:firstLine="720"/>
          </w:pPr>
        </w:pPrChange>
      </w:pPr>
      <w:del w:id="444" w:author="Lars Holmstrom" w:date="2010-01-17T11:42:00Z">
        <w:r w:rsidDel="005112F1">
          <w:delText xml:space="preserve">Since the angular distance covered </w:delText>
        </w:r>
        <w:r w:rsidR="007C266B" w:rsidDel="005112F1">
          <w:delText xml:space="preserve">by the rotor </w:delText>
        </w:r>
        <w:r w:rsidDel="005112F1">
          <w:delText xml:space="preserve">in the time it takes corner 2 to cross the rotor plane is given by </w:delText>
        </w:r>
        <w:r w:rsidR="00102418" w:rsidRPr="00102418" w:rsidDel="005112F1">
          <w:rPr>
            <w:position w:val="-12"/>
          </w:rPr>
          <w:object w:dxaOrig="400" w:dyaOrig="360">
            <v:shape id="_x0000_i1105" type="#_x0000_t75" style="width:20.25pt;height:18pt" o:ole="" filled="t">
              <v:fill color2="black"/>
              <v:imagedata r:id="rId143" o:title=""/>
            </v:shape>
            <o:OLEObject Type="Embed" ProgID="Equation.DSMT4" ShapeID="_x0000_i1105" DrawAspect="Content" ObjectID="_1325250523" r:id="rId164"/>
          </w:object>
        </w:r>
        <w:r w:rsidDel="005112F1">
          <w:delText>, the initial rotor position that will intersect with corner 2 as it passes through the rotor plane is given by</w:delText>
        </w:r>
        <w:r w:rsidR="00730702" w:rsidDel="005112F1">
          <w:delText>:</w:delText>
        </w:r>
      </w:del>
    </w:p>
    <w:p w:rsidR="00A521F0" w:rsidRDefault="009E6958">
      <w:pPr>
        <w:pStyle w:val="MTDisplayEquation"/>
        <w:jc w:val="both"/>
        <w:rPr>
          <w:del w:id="445" w:author="Lars Holmstrom" w:date="2010-01-17T11:42:00Z"/>
        </w:rPr>
        <w:pPrChange w:id="446" w:author="Lars Holmstrom" w:date="2010-01-17T11:42:00Z">
          <w:pPr>
            <w:spacing w:line="480" w:lineRule="auto"/>
            <w:ind w:firstLine="720"/>
            <w:jc w:val="center"/>
          </w:pPr>
        </w:pPrChange>
      </w:pPr>
      <w:del w:id="447" w:author="Lars Holmstrom" w:date="2010-01-17T11:42:00Z">
        <w:r w:rsidRPr="009E6958" w:rsidDel="005112F1">
          <w:rPr>
            <w:position w:val="-12"/>
          </w:rPr>
          <w:object w:dxaOrig="2380" w:dyaOrig="360">
            <v:shape id="_x0000_i1106" type="#_x0000_t75" style="width:119.25pt;height:18pt" o:ole="" filled="t">
              <v:fill color2="black"/>
              <v:imagedata r:id="rId145" o:title=""/>
            </v:shape>
            <o:OLEObject Type="Embed" ProgID="Equation.DSMT4" ShapeID="_x0000_i1106" DrawAspect="Content" ObjectID="_1325250524" r:id="rId165"/>
          </w:object>
        </w:r>
      </w:del>
    </w:p>
    <w:p w:rsidR="00A521F0" w:rsidRDefault="006C5E1C">
      <w:pPr>
        <w:pStyle w:val="MTDisplayEquation"/>
        <w:jc w:val="both"/>
        <w:pPrChange w:id="448" w:author="Lars Holmstrom" w:date="2010-01-17T11:42:00Z">
          <w:pPr>
            <w:spacing w:line="480" w:lineRule="auto"/>
          </w:pPr>
        </w:pPrChange>
      </w:pPr>
      <w:del w:id="449" w:author="Lars Holmstrom" w:date="2010-01-17T11:42:00Z">
        <w:r w:rsidDel="005112F1">
          <w:lastRenderedPageBreak/>
          <w:delText xml:space="preserve">Two cases must be considered to determine the types of collisions possible: </w:delText>
        </w:r>
        <w:r w:rsidR="009E6958" w:rsidRPr="00AE4D57" w:rsidDel="005112F1">
          <w:rPr>
            <w:position w:val="-12"/>
          </w:rPr>
          <w:object w:dxaOrig="760" w:dyaOrig="360">
            <v:shape id="_x0000_i1107" type="#_x0000_t75" style="width:38.25pt;height:18pt" o:ole="" filled="t">
              <v:fill color2="black"/>
              <v:imagedata r:id="rId147" o:title=""/>
            </v:shape>
            <o:OLEObject Type="Embed" ProgID="Equation.DSMT4" ShapeID="_x0000_i1107" DrawAspect="Content" ObjectID="_1325250525" r:id="rId166"/>
          </w:object>
        </w:r>
        <w:r w:rsidDel="005112F1">
          <w:delText xml:space="preserve"> and </w:delText>
        </w:r>
        <w:r w:rsidR="009E6958" w:rsidRPr="009E6958" w:rsidDel="005112F1">
          <w:rPr>
            <w:position w:val="-12"/>
          </w:rPr>
          <w:object w:dxaOrig="760" w:dyaOrig="360">
            <v:shape id="_x0000_i1108" type="#_x0000_t75" style="width:38.25pt;height:18pt" o:ole="" filled="t">
              <v:fill color2="black"/>
              <v:imagedata r:id="rId149" o:title=""/>
            </v:shape>
            <o:OLEObject Type="Embed" ProgID="Equation.DSMT4" ShapeID="_x0000_i1108" DrawAspect="Content" ObjectID="_1325250526" r:id="rId167"/>
          </w:object>
        </w:r>
        <w:r w:rsidDel="005112F1">
          <w:delText xml:space="preserve">. These two scenarios may </w:delText>
        </w:r>
        <w:r w:rsidR="002B07FB" w:rsidDel="005112F1">
          <w:delText>result in</w:delText>
        </w:r>
        <w:r w:rsidDel="005112F1">
          <w:delText xml:space="preserve"> leading edge (</w:delText>
        </w:r>
        <w:r w:rsidR="0027548E" w:rsidDel="005112F1">
          <w:delText>1-2</w:delText>
        </w:r>
        <w:r w:rsidDel="005112F1">
          <w:delText>) and trailing edge (</w:delText>
        </w:r>
        <w:r w:rsidR="0027548E" w:rsidDel="005112F1">
          <w:delText>3-4</w:delText>
        </w:r>
        <w:r w:rsidDel="005112F1">
          <w:delText>) collisions, respectively. Right edge (</w:delText>
        </w:r>
        <w:r w:rsidR="0027548E" w:rsidDel="005112F1">
          <w:delText>1-4</w:delText>
        </w:r>
        <w:r w:rsidDel="005112F1">
          <w:delText>) collisions are possible and left edge (</w:delText>
        </w:r>
        <w:r w:rsidR="0027548E" w:rsidDel="005112F1">
          <w:delText>2-3</w:delText>
        </w:r>
        <w:r w:rsidDel="005112F1">
          <w:delText xml:space="preserve">) collisions are impossible in both cases. </w:delText>
        </w:r>
      </w:del>
    </w:p>
    <w:p w:rsidR="00A521F0" w:rsidRDefault="006C5E1C">
      <w:pPr>
        <w:spacing w:line="480" w:lineRule="auto"/>
        <w:jc w:val="both"/>
        <w:pPrChange w:id="450" w:author="Lars Holmstrom" w:date="2010-01-17T10:43:00Z">
          <w:pPr>
            <w:spacing w:line="480" w:lineRule="auto"/>
          </w:pPr>
        </w:pPrChange>
      </w:pPr>
      <w:r>
        <w:tab/>
      </w:r>
      <w:r>
        <w:rPr>
          <w:i/>
        </w:rPr>
        <w:t>Leading Edge Collisions</w:t>
      </w:r>
      <w:r w:rsidR="00094778">
        <w:t xml:space="preserve"> </w:t>
      </w:r>
      <w:r>
        <w:t>— Even if the rotor is to the left of corner 1 as the bird enters the rotor plane, it is possible for the leading edge of the bird (</w:t>
      </w:r>
      <w:r w:rsidR="0027548E">
        <w:t>1-2</w:t>
      </w:r>
      <w:r>
        <w:t xml:space="preserve">) to overtake the rotor if </w:t>
      </w:r>
      <w:r w:rsidR="00DA6CD4" w:rsidRPr="00102418">
        <w:rPr>
          <w:position w:val="-12"/>
        </w:rPr>
        <w:object w:dxaOrig="760" w:dyaOrig="360">
          <v:shape id="_x0000_i1109" type="#_x0000_t75" style="width:38.25pt;height:18pt" o:ole="" filled="t">
            <v:fill color2="black"/>
            <v:imagedata r:id="rId168" o:title=""/>
          </v:shape>
          <o:OLEObject Type="Embed" ProgID="Equation.DSMT4" ShapeID="_x0000_i1109" DrawAspect="Content" ObjectID="_1325250527" r:id="rId169"/>
        </w:object>
      </w:r>
      <w:r>
        <w:t xml:space="preserve">, resulting in a collision. In this case, the rotor is traveling to the left at a slower velocity than the point of intersection between the leading edge of the bird and the rotor plane. </w:t>
      </w:r>
      <w:r w:rsidR="00D84923">
        <w:t xml:space="preserve">In this scenario, the bird essentially hits the rotor, rather than the other way around. </w:t>
      </w:r>
      <w:r>
        <w:t>An example of this situation</w:t>
      </w:r>
      <w:r w:rsidR="00B12800" w:rsidRPr="00B12800">
        <w:t xml:space="preserve"> occurs when </w:t>
      </w:r>
      <w:r w:rsidR="00B12800" w:rsidRPr="00B12800">
        <w:rPr>
          <w:position w:val="-6"/>
        </w:rPr>
        <w:object w:dxaOrig="240" w:dyaOrig="220">
          <v:shape id="_x0000_i1110" type="#_x0000_t75" style="width:12pt;height:11.25pt" o:ole="" filled="t">
            <v:fill color2="black"/>
            <v:imagedata r:id="rId170" o:title=""/>
          </v:shape>
          <o:OLEObject Type="Embed" ProgID="Equation.DSMT4" ShapeID="_x0000_i1110" DrawAspect="Content" ObjectID="_1325250528" r:id="rId171"/>
        </w:object>
      </w:r>
      <w:r w:rsidR="00B12800" w:rsidRPr="00B12800">
        <w:t xml:space="preserve">=1 m, </w:t>
      </w:r>
      <w:r w:rsidR="00B12800" w:rsidRPr="00B12800">
        <w:rPr>
          <w:position w:val="-6"/>
        </w:rPr>
        <w:object w:dxaOrig="139" w:dyaOrig="279">
          <v:shape id="_x0000_i1111" type="#_x0000_t75" style="width:6.75pt;height:14.25pt" o:ole="" filled="t">
            <v:fill color2="black"/>
            <v:imagedata r:id="rId172" o:title=""/>
          </v:shape>
          <o:OLEObject Type="Embed" ProgID="Equation.DSMT4" ShapeID="_x0000_i1111" DrawAspect="Content" ObjectID="_1325250529" r:id="rId173"/>
        </w:object>
      </w:r>
      <w:r w:rsidR="00B12800" w:rsidRPr="00B12800">
        <w:t xml:space="preserve">=0.5 m, </w:t>
      </w:r>
      <w:r w:rsidR="00DE6194" w:rsidRPr="00B12800">
        <w:rPr>
          <w:position w:val="-12"/>
        </w:rPr>
        <w:object w:dxaOrig="300" w:dyaOrig="360">
          <v:shape id="_x0000_i1112" type="#_x0000_t75" style="width:15pt;height:18pt" o:ole="" filled="t">
            <v:fill color2="black"/>
            <v:imagedata r:id="rId174" o:title=""/>
          </v:shape>
          <o:OLEObject Type="Embed" ProgID="Equation.DSMT4" ShapeID="_x0000_i1112" DrawAspect="Content" ObjectID="_1325250530" r:id="rId175"/>
        </w:object>
      </w:r>
      <w:r w:rsidR="00B12800" w:rsidRPr="00B12800">
        <w:t>=</w:t>
      </w:r>
      <w:r w:rsidR="006508DF">
        <w:t>1</w:t>
      </w:r>
      <w:r w:rsidR="00B12800" w:rsidRPr="00B12800">
        <w:t xml:space="preserve">5 m/s, </w:t>
      </w:r>
      <w:r w:rsidR="002345EA" w:rsidRPr="00B12800">
        <w:rPr>
          <w:position w:val="-12"/>
        </w:rPr>
        <w:object w:dxaOrig="320" w:dyaOrig="360">
          <v:shape id="_x0000_i1113" type="#_x0000_t75" style="width:15.75pt;height:18pt" o:ole="" filled="t">
            <v:fill color2="black"/>
            <v:imagedata r:id="rId176" o:title=""/>
          </v:shape>
          <o:OLEObject Type="Embed" ProgID="Equation.DSMT4" ShapeID="_x0000_i1113" DrawAspect="Content" ObjectID="_1325250531" r:id="rId177"/>
        </w:object>
      </w:r>
      <w:r w:rsidR="00B12800" w:rsidRPr="00B12800">
        <w:t xml:space="preserve">=10 m/s, </w:t>
      </w:r>
      <w:r w:rsidR="00B12800" w:rsidRPr="00B12800">
        <w:rPr>
          <w:position w:val="-4"/>
        </w:rPr>
        <w:object w:dxaOrig="260" w:dyaOrig="260">
          <v:shape id="_x0000_i1114" type="#_x0000_t75" style="width:12.75pt;height:12.75pt" o:ole="" filled="t">
            <v:fill color2="black"/>
            <v:imagedata r:id="rId178" o:title=""/>
          </v:shape>
          <o:OLEObject Type="Embed" ProgID="Equation.DSMT4" ShapeID="_x0000_i1114" DrawAspect="Content" ObjectID="_1325250532" r:id="rId179"/>
        </w:object>
      </w:r>
      <w:r w:rsidR="00B12800" w:rsidRPr="00B12800">
        <w:t xml:space="preserve">=72 RPMs, </w:t>
      </w:r>
      <w:r w:rsidR="00B12800" w:rsidRPr="00B12800">
        <w:rPr>
          <w:position w:val="-6"/>
        </w:rPr>
        <w:object w:dxaOrig="200" w:dyaOrig="220">
          <v:shape id="_x0000_i1115" type="#_x0000_t75" style="width:9.75pt;height:11.25pt" o:ole="" filled="t">
            <v:fill color2="black"/>
            <v:imagedata r:id="rId180" o:title=""/>
          </v:shape>
          <o:OLEObject Type="Embed" ProgID="Equation.DSMT4" ShapeID="_x0000_i1115" DrawAspect="Content" ObjectID="_1325250533" r:id="rId181"/>
        </w:object>
      </w:r>
      <w:r w:rsidR="00B12800" w:rsidRPr="00B12800">
        <w:t xml:space="preserve">=0.25, </w:t>
      </w:r>
      <w:r w:rsidR="006508DF" w:rsidRPr="006508DF">
        <w:rPr>
          <w:position w:val="-10"/>
        </w:rPr>
        <w:object w:dxaOrig="920" w:dyaOrig="360">
          <v:shape id="_x0000_i1116" type="#_x0000_t75" style="width:45.75pt;height:18pt" o:ole="" filled="t">
            <v:fill color2="black"/>
            <v:imagedata r:id="rId182" o:title=""/>
          </v:shape>
          <o:OLEObject Type="Embed" ProgID="Equation.DSMT4" ShapeID="_x0000_i1116" DrawAspect="Content" ObjectID="_1325250534" r:id="rId183"/>
        </w:object>
      </w:r>
      <w:r w:rsidR="006508DF">
        <w:t xml:space="preserve"> (</w:t>
      </w:r>
      <w:r w:rsidR="006508DF" w:rsidRPr="009638AA">
        <w:rPr>
          <w:position w:val="-6"/>
        </w:rPr>
        <w:object w:dxaOrig="760" w:dyaOrig="320">
          <v:shape id="_x0000_i1117" type="#_x0000_t75" style="width:38.25pt;height:15.75pt" o:ole="" filled="t">
            <v:fill color2="black"/>
            <v:imagedata r:id="rId184" o:title=""/>
          </v:shape>
          <o:OLEObject Type="Embed" ProgID="Equation.DSMT4" ShapeID="_x0000_i1117" DrawAspect="Content" ObjectID="_1325250535" r:id="rId185"/>
        </w:object>
      </w:r>
      <w:r w:rsidR="006508DF">
        <w:t>)</w:t>
      </w:r>
      <w:r w:rsidR="00B12800" w:rsidRPr="00B12800">
        <w:t>, and the point where the bird’s nose intersects the rotor plane is</w:t>
      </w:r>
      <w:r w:rsidR="00B12800" w:rsidRPr="00B12800">
        <w:rPr>
          <w:position w:val="-10"/>
        </w:rPr>
        <w:object w:dxaOrig="2100" w:dyaOrig="320">
          <v:shape id="_x0000_i1118" type="#_x0000_t75" style="width:105pt;height:15.75pt" o:ole="" filled="t">
            <v:fill color2="black"/>
            <v:imagedata r:id="rId186" o:title=""/>
          </v:shape>
          <o:OLEObject Type="Embed" ProgID="Equation.DSMT4" ShapeID="_x0000_i1118" DrawAspect="Content" ObjectID="_1325250536" r:id="rId187"/>
        </w:object>
      </w:r>
      <w:r w:rsidR="00B12800" w:rsidRPr="00B12800">
        <w:t xml:space="preserve"> (</w:t>
      </w:r>
      <w:r w:rsidR="00106B50">
        <w:t>Fig.</w:t>
      </w:r>
      <w:r w:rsidR="00B12800" w:rsidRPr="00B12800">
        <w:t xml:space="preserve"> 2).</w:t>
      </w:r>
      <w:r>
        <w:t xml:space="preserve"> In this case,</w:t>
      </w:r>
    </w:p>
    <w:p w:rsidR="00A521F0" w:rsidRDefault="006C5E1C">
      <w:pPr>
        <w:pStyle w:val="MTDisplayEquation"/>
        <w:jc w:val="both"/>
        <w:pPrChange w:id="451" w:author="Lars Holmstrom" w:date="2010-01-17T10:43:00Z">
          <w:pPr>
            <w:pStyle w:val="MTDisplayEquation"/>
          </w:pPr>
        </w:pPrChange>
      </w:pPr>
      <w:r>
        <w:tab/>
      </w:r>
      <w:r w:rsidR="004B1FCE" w:rsidRPr="004B1FCE">
        <w:rPr>
          <w:position w:val="-32"/>
        </w:rPr>
        <w:object w:dxaOrig="2480" w:dyaOrig="760">
          <v:shape id="_x0000_i1119" type="#_x0000_t75" style="width:123.75pt;height:38.25pt" o:ole="" filled="t">
            <v:fill color2="black"/>
            <v:imagedata r:id="rId188" o:title=""/>
          </v:shape>
          <o:OLEObject Type="Embed" ProgID="Equation.DSMT4" ShapeID="_x0000_i1119" DrawAspect="Content" ObjectID="_1325250537" r:id="rId189"/>
        </w:object>
      </w:r>
    </w:p>
    <w:p w:rsidR="00A521F0" w:rsidRDefault="006C5E1C">
      <w:pPr>
        <w:pStyle w:val="MTDisplayEquation"/>
        <w:jc w:val="both"/>
        <w:pPrChange w:id="452" w:author="Lars Holmstrom" w:date="2010-01-17T10:43:00Z">
          <w:pPr>
            <w:pStyle w:val="MTDisplayEquation"/>
          </w:pPr>
        </w:pPrChange>
      </w:pPr>
      <w:r>
        <w:t>Since the rotor is also traveling to the left at a slower velocity than the point of intersection between the trailing edge of the bird (</w:t>
      </w:r>
      <w:r w:rsidR="0027548E">
        <w:t>3-4</w:t>
      </w:r>
      <w:r>
        <w:t xml:space="preserve">) and the rotor plane, it is impossible for the rotor to </w:t>
      </w:r>
      <w:r w:rsidR="007C266B">
        <w:t>strike the trailing edge (3-4)</w:t>
      </w:r>
      <w:r>
        <w:t xml:space="preserve"> of the bird. Therefore, the last possible collision with the bird occurs as corner 4 passes through the rotor plane</w:t>
      </w:r>
      <w:r w:rsidR="00B12800">
        <w:t xml:space="preserve"> (at the point of the black circle in </w:t>
      </w:r>
      <w:r w:rsidR="00106B50">
        <w:t>Fig.</w:t>
      </w:r>
      <w:r w:rsidR="00B12800">
        <w:t xml:space="preserve"> 2)</w:t>
      </w:r>
      <w:r>
        <w:t xml:space="preserve">. This point is given </w:t>
      </w:r>
      <w:r w:rsidR="00B96E0C">
        <w:t>by</w:t>
      </w:r>
      <w:r w:rsidR="004B1FCE">
        <w:t xml:space="preserve"> </w:t>
      </w:r>
      <w:r w:rsidR="004B1FCE" w:rsidRPr="004B1FCE">
        <w:rPr>
          <w:position w:val="-12"/>
        </w:rPr>
        <w:object w:dxaOrig="279" w:dyaOrig="360">
          <v:shape id="_x0000_i1120" type="#_x0000_t75" style="width:14.25pt;height:18pt" o:ole="">
            <v:imagedata r:id="rId190" o:title=""/>
          </v:shape>
          <o:OLEObject Type="Embed" ProgID="Equation.DSMT4" ShapeID="_x0000_i1120" DrawAspect="Content" ObjectID="_1325250538" r:id="rId191"/>
        </w:object>
      </w:r>
      <w:r w:rsidR="004B1FCE">
        <w:t xml:space="preserve"> in (3)</w:t>
      </w:r>
      <w:r w:rsidR="00F078A6">
        <w:t xml:space="preserve">. </w:t>
      </w:r>
      <w:r w:rsidR="004B1FCE">
        <w:t xml:space="preserve">The </w:t>
      </w:r>
      <w:r>
        <w:t xml:space="preserve">rotation angle associated with </w:t>
      </w:r>
      <w:r w:rsidR="00B12800" w:rsidRPr="00B12800">
        <w:rPr>
          <w:position w:val="-12"/>
        </w:rPr>
        <w:object w:dxaOrig="279" w:dyaOrig="360">
          <v:shape id="_x0000_i1121" type="#_x0000_t75" style="width:14.25pt;height:18pt" o:ole="" filled="t">
            <v:fill color2="black"/>
            <v:imagedata r:id="rId192" o:title=""/>
          </v:shape>
          <o:OLEObject Type="Embed" ProgID="Equation.DSMT4" ShapeID="_x0000_i1121" DrawAspect="Content" ObjectID="_1325250539" r:id="rId193"/>
        </w:object>
      </w:r>
      <w:r>
        <w:t xml:space="preserve"> is </w:t>
      </w:r>
      <w:r w:rsidR="006508DF" w:rsidRPr="00B12800">
        <w:rPr>
          <w:position w:val="-12"/>
        </w:rPr>
        <w:object w:dxaOrig="360" w:dyaOrig="360">
          <v:shape id="_x0000_i1122" type="#_x0000_t75" style="width:18pt;height:18pt" o:ole="" filled="t">
            <v:fill color2="black"/>
            <v:imagedata r:id="rId194" o:title=""/>
          </v:shape>
          <o:OLEObject Type="Embed" ProgID="Equation.DSMT4" ShapeID="_x0000_i1122" DrawAspect="Content" ObjectID="_1325250540" r:id="rId195"/>
        </w:object>
      </w:r>
      <w:r>
        <w:t xml:space="preserve"> and is given </w:t>
      </w:r>
      <w:r w:rsidR="00B96E0C">
        <w:t>by:</w:t>
      </w:r>
      <w:r>
        <w:t xml:space="preserve"> </w:t>
      </w:r>
    </w:p>
    <w:p w:rsidR="00A521F0" w:rsidRDefault="006C5E1C">
      <w:pPr>
        <w:pStyle w:val="MTDisplayEquation"/>
        <w:jc w:val="both"/>
        <w:pPrChange w:id="453" w:author="Lars Holmstrom" w:date="2010-01-17T10:43:00Z">
          <w:pPr>
            <w:pStyle w:val="MTDisplayEquation"/>
          </w:pPr>
        </w:pPrChange>
      </w:pPr>
      <w:r>
        <w:tab/>
      </w:r>
      <w:r w:rsidR="004B1FCE" w:rsidRPr="004B1FCE">
        <w:rPr>
          <w:position w:val="-14"/>
        </w:rPr>
        <w:object w:dxaOrig="1860" w:dyaOrig="400">
          <v:shape id="_x0000_i1123" type="#_x0000_t75" style="width:93pt;height:20.25pt" o:ole="" filled="t">
            <v:fill color2="black"/>
            <v:imagedata r:id="rId196" o:title=""/>
          </v:shape>
          <o:OLEObject Type="Embed" ProgID="Equation.DSMT4" ShapeID="_x0000_i1123" DrawAspect="Content" ObjectID="_1325250541" r:id="rId197"/>
        </w:object>
      </w:r>
    </w:p>
    <w:p w:rsidR="00007CC6" w:rsidRDefault="007807D0">
      <w:pPr>
        <w:spacing w:line="480" w:lineRule="auto"/>
        <w:jc w:val="both"/>
      </w:pPr>
      <w:r>
        <w:t>The probability of a collision as the bird passes through the rotor plane is therefore given by:</w:t>
      </w:r>
    </w:p>
    <w:p w:rsidR="00A521F0" w:rsidRDefault="007807D0">
      <w:pPr>
        <w:pStyle w:val="MTDisplayEquation"/>
        <w:jc w:val="both"/>
        <w:pPrChange w:id="454" w:author="Lars Holmstrom" w:date="2010-01-17T10:43:00Z">
          <w:pPr>
            <w:pStyle w:val="MTDisplayEquation"/>
          </w:pPr>
        </w:pPrChange>
      </w:pPr>
      <w:r>
        <w:lastRenderedPageBreak/>
        <w:tab/>
      </w:r>
      <w:r w:rsidRPr="007807D0">
        <w:rPr>
          <w:position w:val="-58"/>
        </w:rPr>
        <w:object w:dxaOrig="2900" w:dyaOrig="1280">
          <v:shape id="_x0000_i1124" type="#_x0000_t75" style="width:144.75pt;height:63.75pt" o:ole="">
            <v:imagedata r:id="rId198" o:title=""/>
          </v:shape>
          <o:OLEObject Type="Embed" ProgID="Equation.DSMT4" ShapeID="_x0000_i1124" DrawAspect="Content" ObjectID="_1325250542" r:id="rId199"/>
        </w:object>
      </w:r>
    </w:p>
    <w:p w:rsidR="00007CC6" w:rsidRDefault="0079353C">
      <w:pPr>
        <w:spacing w:line="480" w:lineRule="auto"/>
        <w:jc w:val="both"/>
      </w:pPr>
      <w:proofErr w:type="gramStart"/>
      <w:r>
        <w:t>using</w:t>
      </w:r>
      <w:proofErr w:type="gramEnd"/>
      <w:r>
        <w:t xml:space="preserve"> </w:t>
      </w:r>
      <w:r w:rsidRPr="0079353C">
        <w:rPr>
          <w:position w:val="-12"/>
        </w:rPr>
        <w:object w:dxaOrig="220" w:dyaOrig="360">
          <v:shape id="_x0000_i1125" type="#_x0000_t75" style="width:11.25pt;height:18pt" o:ole="">
            <v:imagedata r:id="rId200" o:title=""/>
          </v:shape>
          <o:OLEObject Type="Embed" ProgID="Equation.DSMT4" ShapeID="_x0000_i1125" DrawAspect="Content" ObjectID="_1325250543" r:id="rId201"/>
        </w:object>
      </w:r>
      <w:r>
        <w:t xml:space="preserve"> in (2).</w:t>
      </w:r>
    </w:p>
    <w:p w:rsidR="00A521F0" w:rsidRDefault="006C5E1C">
      <w:pPr>
        <w:spacing w:line="480" w:lineRule="auto"/>
        <w:ind w:firstLine="720"/>
        <w:jc w:val="both"/>
        <w:pPrChange w:id="455" w:author="Lars Holmstrom" w:date="2010-01-17T10:43:00Z">
          <w:pPr>
            <w:spacing w:line="480" w:lineRule="auto"/>
            <w:ind w:firstLine="720"/>
          </w:pPr>
        </w:pPrChange>
      </w:pPr>
      <w:r>
        <w:t xml:space="preserve">The same analysis applies </w:t>
      </w:r>
      <w:proofErr w:type="gramStart"/>
      <w:r>
        <w:t xml:space="preserve">for </w:t>
      </w:r>
      <w:proofErr w:type="gramEnd"/>
      <w:r w:rsidR="002C4EB3" w:rsidRPr="002C4EB3">
        <w:rPr>
          <w:position w:val="-6"/>
        </w:rPr>
        <w:object w:dxaOrig="540" w:dyaOrig="279">
          <v:shape id="_x0000_i1126" type="#_x0000_t75" style="width:27pt;height:14.25pt" o:ole="" filled="t">
            <v:fill color2="black"/>
            <v:imagedata r:id="rId202" o:title=""/>
          </v:shape>
          <o:OLEObject Type="Embed" ProgID="Equation.DSMT4" ShapeID="_x0000_i1126" DrawAspect="Content" ObjectID="_1325250544" r:id="rId203"/>
        </w:object>
      </w:r>
      <w:r>
        <w:t xml:space="preserve">, </w:t>
      </w:r>
      <w:r w:rsidR="002C4EB3" w:rsidRPr="002C4EB3">
        <w:rPr>
          <w:position w:val="-10"/>
        </w:rPr>
        <w:object w:dxaOrig="560" w:dyaOrig="320">
          <v:shape id="_x0000_i1127" type="#_x0000_t75" style="width:27.75pt;height:15.75pt" o:ole="" filled="t">
            <v:fill color2="black"/>
            <v:imagedata r:id="rId204" o:title=""/>
          </v:shape>
          <o:OLEObject Type="Embed" ProgID="Equation.DSMT4" ShapeID="_x0000_i1127" DrawAspect="Content" ObjectID="_1325250545" r:id="rId205"/>
        </w:object>
      </w:r>
      <w:r>
        <w:t xml:space="preserve"> in downwind flight and </w:t>
      </w:r>
      <w:r w:rsidR="002C4EB3" w:rsidRPr="002C4EB3">
        <w:rPr>
          <w:position w:val="-6"/>
        </w:rPr>
        <w:object w:dxaOrig="540" w:dyaOrig="279">
          <v:shape id="_x0000_i1128" type="#_x0000_t75" style="width:27pt;height:14.25pt" o:ole="" filled="t">
            <v:fill color2="black"/>
            <v:imagedata r:id="rId206" o:title=""/>
          </v:shape>
          <o:OLEObject Type="Embed" ProgID="Equation.DSMT4" ShapeID="_x0000_i1128" DrawAspect="Content" ObjectID="_1325250546" r:id="rId207"/>
        </w:object>
      </w:r>
      <w:r>
        <w:t xml:space="preserve">, </w:t>
      </w:r>
      <w:r w:rsidR="002C4EB3" w:rsidRPr="002C4EB3">
        <w:rPr>
          <w:position w:val="-10"/>
        </w:rPr>
        <w:object w:dxaOrig="560" w:dyaOrig="320">
          <v:shape id="_x0000_i1129" type="#_x0000_t75" style="width:27.75pt;height:15.75pt" o:ole="" filled="t">
            <v:fill color2="black"/>
            <v:imagedata r:id="rId208" o:title=""/>
          </v:shape>
          <o:OLEObject Type="Embed" ProgID="Equation.DSMT4" ShapeID="_x0000_i1129" DrawAspect="Content" ObjectID="_1325250547" r:id="rId209"/>
        </w:object>
      </w:r>
      <w:r>
        <w:t xml:space="preserve"> in upwind flight except the corner definitions must be swapped to account for the positive angle of approach where corner 2 is the first to intercept the rotor plane. </w:t>
      </w:r>
    </w:p>
    <w:p w:rsidR="00A521F0" w:rsidRDefault="006C5E1C">
      <w:pPr>
        <w:spacing w:line="480" w:lineRule="auto"/>
        <w:ind w:firstLine="720"/>
        <w:jc w:val="both"/>
        <w:pPrChange w:id="456" w:author="Lars Holmstrom" w:date="2010-01-17T10:43:00Z">
          <w:pPr>
            <w:spacing w:line="480" w:lineRule="auto"/>
            <w:ind w:firstLine="720"/>
          </w:pPr>
        </w:pPrChange>
      </w:pPr>
      <w:r>
        <w:rPr>
          <w:i/>
        </w:rPr>
        <w:t>Trailing Edge Collisions</w:t>
      </w:r>
      <w:r w:rsidR="00094778">
        <w:rPr>
          <w:i/>
        </w:rPr>
        <w:t xml:space="preserve"> </w:t>
      </w:r>
      <w:r>
        <w:t xml:space="preserve">— </w:t>
      </w:r>
      <w:r w:rsidR="002C4EB3">
        <w:t xml:space="preserve">If the angle of approach in this example is </w:t>
      </w:r>
      <w:r w:rsidR="00817E1F">
        <w:t>changed</w:t>
      </w:r>
      <w:r w:rsidR="002C4EB3">
        <w:t xml:space="preserve"> to</w:t>
      </w:r>
      <w:r w:rsidR="00366724">
        <w:t xml:space="preserve"> </w:t>
      </w:r>
      <w:r w:rsidR="00366724" w:rsidRPr="00366724">
        <w:rPr>
          <w:position w:val="-10"/>
        </w:rPr>
        <w:object w:dxaOrig="760" w:dyaOrig="360">
          <v:shape id="_x0000_i1130" type="#_x0000_t75" style="width:38.25pt;height:18pt" o:ole="">
            <v:imagedata r:id="rId210" o:title=""/>
          </v:shape>
          <o:OLEObject Type="Embed" ProgID="Equation.DSMT4" ShapeID="_x0000_i1130" DrawAspect="Content" ObjectID="_1325250548" r:id="rId211"/>
        </w:object>
      </w:r>
      <w:r w:rsidR="00366724">
        <w:t>(</w:t>
      </w:r>
      <w:r w:rsidR="00366724" w:rsidRPr="002C4EB3">
        <w:rPr>
          <w:position w:val="-6"/>
        </w:rPr>
        <w:object w:dxaOrig="880" w:dyaOrig="320">
          <v:shape id="_x0000_i1131" type="#_x0000_t75" style="width:44.25pt;height:15.75pt" o:ole="">
            <v:imagedata r:id="rId212" o:title=""/>
          </v:shape>
          <o:OLEObject Type="Embed" ProgID="Equation.DSMT4" ShapeID="_x0000_i1131" DrawAspect="Content" ObjectID="_1325250549" r:id="rId213"/>
        </w:object>
      </w:r>
      <w:r w:rsidR="00366724">
        <w:t>)</w:t>
      </w:r>
      <w:r>
        <w:t>, the increased</w:t>
      </w:r>
      <w:r w:rsidR="002C4EB3">
        <w:t xml:space="preserve"> </w:t>
      </w:r>
      <w:r>
        <w:t>angle of approach decreases the speed at which the leading edge of the bird (</w:t>
      </w:r>
      <w:r w:rsidR="0027548E">
        <w:t>1-2</w:t>
      </w:r>
      <w:r>
        <w:t xml:space="preserve">) sweeps through the rotor plane, such that </w:t>
      </w:r>
      <w:r w:rsidR="006508DF" w:rsidRPr="002C4EB3">
        <w:rPr>
          <w:position w:val="-12"/>
        </w:rPr>
        <w:object w:dxaOrig="760" w:dyaOrig="360">
          <v:shape id="_x0000_i1132" type="#_x0000_t75" style="width:38.25pt;height:18pt" o:ole="" filled="t">
            <v:fill color2="black"/>
            <v:imagedata r:id="rId214" o:title=""/>
          </v:shape>
          <o:OLEObject Type="Embed" ProgID="Equation.DSMT4" ShapeID="_x0000_i1132" DrawAspect="Content" ObjectID="_1325250550" r:id="rId215"/>
        </w:object>
      </w:r>
      <w:r w:rsidR="002C4EB3">
        <w:t xml:space="preserve"> (</w:t>
      </w:r>
      <w:r w:rsidR="00106B50">
        <w:t>Fig.</w:t>
      </w:r>
      <w:r w:rsidR="002C4EB3">
        <w:t xml:space="preserve"> 3)</w:t>
      </w:r>
      <w:r>
        <w:t xml:space="preserve">. This makes it impossible for a collision to occur between the rotor and the leading edge of the bird. </w:t>
      </w:r>
      <w:r w:rsidR="002C4EB3">
        <w:t>Therefore, t</w:t>
      </w:r>
      <w:r>
        <w:t>he most advanced position of the rotor as the bird enters the rotor plane that will result in a collision</w:t>
      </w:r>
      <w:r w:rsidR="002C4EB3">
        <w:t xml:space="preserve"> is equal to the point where corner 1 crosses the plane (</w:t>
      </w:r>
      <w:r w:rsidR="0007109D">
        <w:t xml:space="preserve">at the point of </w:t>
      </w:r>
      <w:r w:rsidR="002C4EB3">
        <w:t xml:space="preserve">the grey circle in </w:t>
      </w:r>
      <w:r w:rsidR="00106B50">
        <w:t>Fig.</w:t>
      </w:r>
      <w:r w:rsidR="002C4EB3">
        <w:t xml:space="preserve"> 3)</w:t>
      </w:r>
      <w:r>
        <w:t>. Th</w:t>
      </w:r>
      <w:r w:rsidR="002C4EB3">
        <w:t>is</w:t>
      </w:r>
      <w:r>
        <w:t xml:space="preserve"> point is given by</w:t>
      </w:r>
      <w:r w:rsidR="00F078A6">
        <w:t xml:space="preserve"> </w:t>
      </w:r>
      <w:r w:rsidR="00F078A6" w:rsidRPr="00F078A6">
        <w:rPr>
          <w:position w:val="-12"/>
        </w:rPr>
        <w:object w:dxaOrig="260" w:dyaOrig="360">
          <v:shape id="_x0000_i1133" type="#_x0000_t75" style="width:12.75pt;height:18pt" o:ole="">
            <v:imagedata r:id="rId216" o:title=""/>
          </v:shape>
          <o:OLEObject Type="Embed" ProgID="Equation.DSMT4" ShapeID="_x0000_i1133" DrawAspect="Content" ObjectID="_1325250551" r:id="rId217"/>
        </w:object>
      </w:r>
      <w:r w:rsidR="00F078A6">
        <w:t xml:space="preserve"> in (3). </w:t>
      </w:r>
      <w:r>
        <w:t xml:space="preserve">The rotational angle associated with </w:t>
      </w:r>
      <w:r w:rsidR="00F078A6" w:rsidRPr="002C4EB3">
        <w:rPr>
          <w:position w:val="-12"/>
        </w:rPr>
        <w:object w:dxaOrig="260" w:dyaOrig="360">
          <v:shape id="_x0000_i1134" type="#_x0000_t75" style="width:12.75pt;height:18pt" o:ole="" filled="t">
            <v:fill color2="black"/>
            <v:imagedata r:id="rId218" o:title=""/>
          </v:shape>
          <o:OLEObject Type="Embed" ProgID="Equation.DSMT4" ShapeID="_x0000_i1134" DrawAspect="Content" ObjectID="_1325250552" r:id="rId219"/>
        </w:object>
      </w:r>
      <w:r>
        <w:t xml:space="preserve"> is </w:t>
      </w:r>
      <w:r w:rsidR="006508DF" w:rsidRPr="002C4EB3">
        <w:rPr>
          <w:position w:val="-12"/>
        </w:rPr>
        <w:object w:dxaOrig="360" w:dyaOrig="360">
          <v:shape id="_x0000_i1135" type="#_x0000_t75" style="width:18pt;height:18pt" o:ole="" filled="t">
            <v:fill color2="black"/>
            <v:imagedata r:id="rId220" o:title=""/>
          </v:shape>
          <o:OLEObject Type="Embed" ProgID="Equation.DSMT4" ShapeID="_x0000_i1135" DrawAspect="Content" ObjectID="_1325250553" r:id="rId221"/>
        </w:object>
      </w:r>
      <w:r>
        <w:t xml:space="preserve"> and is given by</w:t>
      </w:r>
      <w:r w:rsidR="002B07FB">
        <w:t>:</w:t>
      </w:r>
    </w:p>
    <w:p w:rsidR="00A521F0" w:rsidRDefault="006C5E1C">
      <w:pPr>
        <w:pStyle w:val="MTDisplayEquation"/>
        <w:jc w:val="both"/>
        <w:pPrChange w:id="457" w:author="Lars Holmstrom" w:date="2010-01-17T10:43:00Z">
          <w:pPr>
            <w:pStyle w:val="MTDisplayEquation"/>
          </w:pPr>
        </w:pPrChange>
      </w:pPr>
      <w:r>
        <w:tab/>
      </w:r>
      <w:r w:rsidR="00F078A6" w:rsidRPr="00F078A6">
        <w:rPr>
          <w:position w:val="-14"/>
        </w:rPr>
        <w:object w:dxaOrig="1840" w:dyaOrig="400">
          <v:shape id="_x0000_i1136" type="#_x0000_t75" style="width:92.25pt;height:20.25pt" o:ole="" filled="t">
            <v:fill color2="black"/>
            <v:imagedata r:id="rId222" o:title=""/>
          </v:shape>
          <o:OLEObject Type="Embed" ProgID="Equation.DSMT4" ShapeID="_x0000_i1136" DrawAspect="Content" ObjectID="_1325250554" r:id="rId223"/>
        </w:object>
      </w:r>
    </w:p>
    <w:p w:rsidR="00A521F0" w:rsidRDefault="006C5E1C">
      <w:pPr>
        <w:pStyle w:val="MTDisplayEquation"/>
        <w:jc w:val="both"/>
        <w:pPrChange w:id="458" w:author="Lars Holmstrom" w:date="2010-01-17T10:43:00Z">
          <w:pPr>
            <w:pStyle w:val="MTDisplayEquation"/>
          </w:pPr>
        </w:pPrChange>
      </w:pPr>
      <w:r>
        <w:t>Since the trailing edge of the bird (</w:t>
      </w:r>
      <w:r w:rsidR="0027548E">
        <w:t>3-4</w:t>
      </w:r>
      <w:r>
        <w:t xml:space="preserve">) also sweeps to the left through the rotor plane slower than the rotor, it is possible for the rotor to clip corner 3 of the bird. Therefore, the last possible collision with the bird occurs as corner </w:t>
      </w:r>
      <w:r w:rsidR="00817E1F">
        <w:t xml:space="preserve">3 </w:t>
      </w:r>
      <w:r>
        <w:t>passes through the rotor plane</w:t>
      </w:r>
      <w:r w:rsidR="002C4EB3">
        <w:t xml:space="preserve"> (</w:t>
      </w:r>
      <w:r w:rsidR="004421AE">
        <w:t xml:space="preserve">at the point of </w:t>
      </w:r>
      <w:r w:rsidR="002C4EB3">
        <w:t xml:space="preserve">the black circle in </w:t>
      </w:r>
      <w:r w:rsidR="00106B50">
        <w:t>Fig.</w:t>
      </w:r>
      <w:r w:rsidR="002C4EB3">
        <w:t xml:space="preserve"> 3)</w:t>
      </w:r>
      <w:r>
        <w:t>. This point is given by</w:t>
      </w:r>
      <w:r w:rsidR="00F078A6">
        <w:t xml:space="preserve"> </w:t>
      </w:r>
      <w:r w:rsidR="00F078A6" w:rsidRPr="00F078A6">
        <w:rPr>
          <w:position w:val="-12"/>
        </w:rPr>
        <w:object w:dxaOrig="279" w:dyaOrig="360">
          <v:shape id="_x0000_i1137" type="#_x0000_t75" style="width:14.25pt;height:18pt" o:ole="">
            <v:imagedata r:id="rId224" o:title=""/>
          </v:shape>
          <o:OLEObject Type="Embed" ProgID="Equation.DSMT4" ShapeID="_x0000_i1137" DrawAspect="Content" ObjectID="_1325250555" r:id="rId225"/>
        </w:object>
      </w:r>
      <w:r w:rsidR="00A36529">
        <w:t xml:space="preserve"> in (3)</w:t>
      </w:r>
      <w:r w:rsidR="00F078A6">
        <w:t xml:space="preserve">. </w:t>
      </w:r>
      <w:r>
        <w:t xml:space="preserve">The rotation angle associated with </w:t>
      </w:r>
      <w:r w:rsidR="00F078A6" w:rsidRPr="00672C41">
        <w:rPr>
          <w:position w:val="-12"/>
        </w:rPr>
        <w:object w:dxaOrig="279" w:dyaOrig="360">
          <v:shape id="_x0000_i1138" type="#_x0000_t75" style="width:14.25pt;height:18pt" o:ole="" filled="t">
            <v:fill color2="black"/>
            <v:imagedata r:id="rId226" o:title=""/>
          </v:shape>
          <o:OLEObject Type="Embed" ProgID="Equation.DSMT4" ShapeID="_x0000_i1138" DrawAspect="Content" ObjectID="_1325250556" r:id="rId227"/>
        </w:object>
      </w:r>
      <w:r>
        <w:t xml:space="preserve"> is </w:t>
      </w:r>
      <w:r w:rsidR="002117E8" w:rsidRPr="00672C41">
        <w:rPr>
          <w:position w:val="-12"/>
        </w:rPr>
        <w:object w:dxaOrig="360" w:dyaOrig="360">
          <v:shape id="_x0000_i1139" type="#_x0000_t75" style="width:18pt;height:18pt" o:ole="" filled="t">
            <v:fill color2="black"/>
            <v:imagedata r:id="rId228" o:title=""/>
          </v:shape>
          <o:OLEObject Type="Embed" ProgID="Equation.DSMT4" ShapeID="_x0000_i1139" DrawAspect="Content" ObjectID="_1325250557" r:id="rId229"/>
        </w:object>
      </w:r>
      <w:r>
        <w:t xml:space="preserve"> and is given by</w:t>
      </w:r>
      <w:r w:rsidR="00A867C8">
        <w:t>:</w:t>
      </w:r>
      <w:r>
        <w:t xml:space="preserve"> </w:t>
      </w:r>
    </w:p>
    <w:p w:rsidR="00A521F0" w:rsidRDefault="006C5E1C">
      <w:pPr>
        <w:pStyle w:val="MTDisplayEquation"/>
        <w:jc w:val="both"/>
        <w:pPrChange w:id="459" w:author="Lars Holmstrom" w:date="2010-01-17T10:43:00Z">
          <w:pPr>
            <w:pStyle w:val="MTDisplayEquation"/>
          </w:pPr>
        </w:pPrChange>
      </w:pPr>
      <w:r>
        <w:tab/>
      </w:r>
      <w:r w:rsidR="00F078A6" w:rsidRPr="00F078A6">
        <w:rPr>
          <w:position w:val="-14"/>
        </w:rPr>
        <w:object w:dxaOrig="1860" w:dyaOrig="400">
          <v:shape id="_x0000_i1140" type="#_x0000_t75" style="width:93pt;height:20.25pt" o:ole="" filled="t">
            <v:fill color2="black"/>
            <v:imagedata r:id="rId230" o:title=""/>
          </v:shape>
          <o:OLEObject Type="Embed" ProgID="Equation.DSMT4" ShapeID="_x0000_i1140" DrawAspect="Content" ObjectID="_1325250558" r:id="rId231"/>
        </w:object>
      </w:r>
    </w:p>
    <w:p w:rsidR="00007CC6" w:rsidRDefault="00B211B3">
      <w:pPr>
        <w:spacing w:line="480" w:lineRule="auto"/>
        <w:jc w:val="both"/>
      </w:pPr>
      <w:r>
        <w:lastRenderedPageBreak/>
        <w:t>The probability of a collision as the bird passes through the rotor plane is therefore given by:</w:t>
      </w:r>
    </w:p>
    <w:p w:rsidR="00A521F0" w:rsidRDefault="00B211B3">
      <w:pPr>
        <w:pStyle w:val="MTDisplayEquation"/>
        <w:jc w:val="both"/>
        <w:pPrChange w:id="460" w:author="Lars Holmstrom" w:date="2010-01-17T10:43:00Z">
          <w:pPr>
            <w:pStyle w:val="MTDisplayEquation"/>
          </w:pPr>
        </w:pPrChange>
      </w:pPr>
      <w:r>
        <w:tab/>
      </w:r>
      <w:r w:rsidRPr="007807D0">
        <w:rPr>
          <w:position w:val="-58"/>
        </w:rPr>
        <w:object w:dxaOrig="2900" w:dyaOrig="1280">
          <v:shape id="_x0000_i1141" type="#_x0000_t75" style="width:144.75pt;height:63.75pt" o:ole="">
            <v:imagedata r:id="rId232" o:title=""/>
          </v:shape>
          <o:OLEObject Type="Embed" ProgID="Equation.DSMT4" ShapeID="_x0000_i1141" DrawAspect="Content" ObjectID="_1325250559" r:id="rId233"/>
        </w:object>
      </w:r>
    </w:p>
    <w:p w:rsidR="00A521F0" w:rsidRDefault="0079353C">
      <w:pPr>
        <w:spacing w:line="480" w:lineRule="auto"/>
        <w:jc w:val="both"/>
        <w:pPrChange w:id="461" w:author="Lars Holmstrom" w:date="2010-01-17T10:43:00Z">
          <w:pPr>
            <w:spacing w:line="480" w:lineRule="auto"/>
          </w:pPr>
        </w:pPrChange>
      </w:pPr>
      <w:proofErr w:type="gramStart"/>
      <w:r>
        <w:t>using</w:t>
      </w:r>
      <w:proofErr w:type="gramEnd"/>
      <w:r>
        <w:t xml:space="preserve"> </w:t>
      </w:r>
      <w:r w:rsidRPr="0079353C">
        <w:rPr>
          <w:position w:val="-12"/>
        </w:rPr>
        <w:object w:dxaOrig="200" w:dyaOrig="360">
          <v:shape id="_x0000_i1142" type="#_x0000_t75" style="width:9.75pt;height:18pt" o:ole="">
            <v:imagedata r:id="rId234" o:title=""/>
          </v:shape>
          <o:OLEObject Type="Embed" ProgID="Equation.DSMT4" ShapeID="_x0000_i1142" DrawAspect="Content" ObjectID="_1325250560" r:id="rId235"/>
        </w:object>
      </w:r>
      <w:r>
        <w:t xml:space="preserve"> in (2).</w:t>
      </w:r>
    </w:p>
    <w:p w:rsidR="00A521F0" w:rsidRDefault="006C5E1C">
      <w:pPr>
        <w:spacing w:line="480" w:lineRule="auto"/>
        <w:ind w:firstLine="720"/>
        <w:jc w:val="both"/>
        <w:rPr>
          <w:ins w:id="462" w:author="Lars Holmstrom" w:date="2010-01-17T10:58:00Z"/>
        </w:rPr>
        <w:pPrChange w:id="463" w:author="Lars Holmstrom" w:date="2010-01-17T10:43:00Z">
          <w:pPr>
            <w:spacing w:line="480" w:lineRule="auto"/>
            <w:ind w:firstLine="720"/>
          </w:pPr>
        </w:pPrChange>
      </w:pPr>
      <w:r>
        <w:t>Again, the same analysis applies for</w:t>
      </w:r>
      <w:r w:rsidR="00672C41" w:rsidRPr="00672C41">
        <w:rPr>
          <w:position w:val="-6"/>
        </w:rPr>
        <w:object w:dxaOrig="540" w:dyaOrig="279">
          <v:shape id="_x0000_i1143" type="#_x0000_t75" style="width:27pt;height:14.25pt" o:ole="" filled="t">
            <v:fill color2="black"/>
            <v:imagedata r:id="rId236" o:title=""/>
          </v:shape>
          <o:OLEObject Type="Embed" ProgID="Equation.DSMT4" ShapeID="_x0000_i1143" DrawAspect="Content" ObjectID="_1325250561" r:id="rId237"/>
        </w:object>
      </w:r>
      <w:r>
        <w:t xml:space="preserve">, </w:t>
      </w:r>
      <w:r w:rsidR="00672C41" w:rsidRPr="00672C41">
        <w:rPr>
          <w:position w:val="-10"/>
        </w:rPr>
        <w:object w:dxaOrig="560" w:dyaOrig="320">
          <v:shape id="_x0000_i1144" type="#_x0000_t75" style="width:27.75pt;height:15.75pt" o:ole="" filled="t">
            <v:fill color2="black"/>
            <v:imagedata r:id="rId238" o:title=""/>
          </v:shape>
          <o:OLEObject Type="Embed" ProgID="Equation.DSMT4" ShapeID="_x0000_i1144" DrawAspect="Content" ObjectID="_1325250562" r:id="rId239"/>
        </w:object>
      </w:r>
      <w:r>
        <w:t xml:space="preserve"> in downwind flight </w:t>
      </w:r>
      <w:proofErr w:type="gramStart"/>
      <w:r>
        <w:t xml:space="preserve">and </w:t>
      </w:r>
      <w:proofErr w:type="gramEnd"/>
      <w:r w:rsidR="00672C41" w:rsidRPr="00672C41">
        <w:rPr>
          <w:position w:val="-6"/>
        </w:rPr>
        <w:object w:dxaOrig="540" w:dyaOrig="279">
          <v:shape id="_x0000_i1145" type="#_x0000_t75" style="width:27pt;height:14.25pt" o:ole="" filled="t">
            <v:fill color2="black"/>
            <v:imagedata r:id="rId240" o:title=""/>
          </v:shape>
          <o:OLEObject Type="Embed" ProgID="Equation.DSMT4" ShapeID="_x0000_i1145" DrawAspect="Content" ObjectID="_1325250563" r:id="rId241"/>
        </w:object>
      </w:r>
      <w:r>
        <w:t xml:space="preserve">, </w:t>
      </w:r>
      <w:r w:rsidR="00672C41" w:rsidRPr="00672C41">
        <w:rPr>
          <w:position w:val="-10"/>
        </w:rPr>
        <w:object w:dxaOrig="560" w:dyaOrig="320">
          <v:shape id="_x0000_i1146" type="#_x0000_t75" style="width:27.75pt;height:15.75pt" o:ole="" filled="t">
            <v:fill color2="black"/>
            <v:imagedata r:id="rId242" o:title=""/>
          </v:shape>
          <o:OLEObject Type="Embed" ProgID="Equation.DSMT4" ShapeID="_x0000_i1146" DrawAspect="Content" ObjectID="_1325250564" r:id="rId243"/>
        </w:object>
      </w:r>
      <w:r>
        <w:t xml:space="preserve"> in upwind flight except the corner definitions must be swapped to account for the positive angle of approach where corner 2 is the first to intercept the rotor plane. </w:t>
      </w:r>
    </w:p>
    <w:p w:rsidR="00A521F0" w:rsidRDefault="00A521F0">
      <w:pPr>
        <w:spacing w:line="480" w:lineRule="auto"/>
        <w:ind w:firstLine="720"/>
        <w:jc w:val="both"/>
        <w:rPr>
          <w:ins w:id="464" w:author="Lars Holmstrom" w:date="2010-01-17T10:58:00Z"/>
        </w:rPr>
        <w:pPrChange w:id="465" w:author="Lars Holmstrom" w:date="2010-01-17T10:43:00Z">
          <w:pPr>
            <w:spacing w:line="480" w:lineRule="auto"/>
            <w:ind w:firstLine="720"/>
          </w:pPr>
        </w:pPrChange>
      </w:pPr>
    </w:p>
    <w:p w:rsidR="006C1E3B" w:rsidRDefault="00A521F0" w:rsidP="006C1E3B">
      <w:pPr>
        <w:keepNext/>
        <w:spacing w:line="480" w:lineRule="auto"/>
        <w:jc w:val="center"/>
        <w:rPr>
          <w:ins w:id="466" w:author="Lars Holmstrom" w:date="2010-01-17T10:58:00Z"/>
        </w:rPr>
      </w:pPr>
      <w:ins w:id="467" w:author="Lars Holmstrom" w:date="2010-01-17T10:58:00Z">
        <w:r>
          <w:rPr>
            <w:noProof/>
            <w:lang w:eastAsia="en-US"/>
          </w:rPr>
          <w:drawing>
            <wp:inline distT="0" distB="0" distL="0" distR="0">
              <wp:extent cx="4572000" cy="3119438"/>
              <wp:effectExtent l="19050" t="0" r="0" b="0"/>
              <wp:docPr id="5" name="Picture 10" descr="Fi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4.png"/>
                      <pic:cNvPicPr/>
                    </pic:nvPicPr>
                    <pic:blipFill>
                      <a:blip r:embed="rId244" cstate="print"/>
                      <a:stretch>
                        <a:fillRect/>
                      </a:stretch>
                    </pic:blipFill>
                    <pic:spPr>
                      <a:xfrm>
                        <a:off x="0" y="0"/>
                        <a:ext cx="4572000" cy="3119438"/>
                      </a:xfrm>
                      <a:prstGeom prst="rect">
                        <a:avLst/>
                      </a:prstGeom>
                    </pic:spPr>
                  </pic:pic>
                </a:graphicData>
              </a:graphic>
            </wp:inline>
          </w:drawing>
        </w:r>
        <w:r w:rsidR="006C1E3B" w:rsidRPr="006C1E3B">
          <w:t xml:space="preserve"> </w:t>
        </w:r>
      </w:ins>
    </w:p>
    <w:p w:rsidR="006C1E3B" w:rsidRDefault="006C1E3B" w:rsidP="006C1E3B">
      <w:pPr>
        <w:pStyle w:val="Caption"/>
        <w:jc w:val="both"/>
        <w:rPr>
          <w:ins w:id="468" w:author="Lars Holmstrom" w:date="2010-01-17T10:58:00Z"/>
        </w:rPr>
      </w:pPr>
      <w:proofErr w:type="gramStart"/>
      <w:ins w:id="469" w:author="Lars Holmstrom" w:date="2010-01-17T10:58:00Z">
        <w:r>
          <w:t xml:space="preserve">Figure </w:t>
        </w:r>
        <w:r w:rsidR="00801B4D">
          <w:fldChar w:fldCharType="begin"/>
        </w:r>
        <w:r>
          <w:instrText xml:space="preserve"> SEQ Figure \* ARABIC </w:instrText>
        </w:r>
        <w:r w:rsidR="00801B4D">
          <w:fldChar w:fldCharType="separate"/>
        </w:r>
        <w:r>
          <w:rPr>
            <w:noProof/>
          </w:rPr>
          <w:t>4</w:t>
        </w:r>
        <w:r w:rsidR="00801B4D">
          <w:fldChar w:fldCharType="end"/>
        </w:r>
        <w:r>
          <w:t>.</w:t>
        </w:r>
        <w:proofErr w:type="gramEnd"/>
        <w:r>
          <w:t xml:space="preserve"> </w:t>
        </w:r>
        <w:proofErr w:type="gramStart"/>
        <w:r>
          <w:t>Right Edge Collision.</w:t>
        </w:r>
        <w:proofErr w:type="gramEnd"/>
        <w:r>
          <w:t xml:space="preserve"> A bird at the instant it enters the rotor plane for an orientation angle of 15° (approach angle is 5°). The bird’s ground velocity </w:t>
        </w:r>
      </w:ins>
      <w:ins w:id="470" w:author="Lars Holmstrom" w:date="2010-01-17T10:58:00Z">
        <w:r w:rsidRPr="00F6510F">
          <w:rPr>
            <w:position w:val="-12"/>
          </w:rPr>
          <w:object w:dxaOrig="300" w:dyaOrig="360">
            <v:shape id="_x0000_i1147" type="#_x0000_t75" style="width:15pt;height:18pt" o:ole="" filled="t">
              <v:fill color2="black"/>
              <v:imagedata r:id="rId245" o:title=""/>
            </v:shape>
            <o:OLEObject Type="Embed" ProgID="Equation.DSMT4" ShapeID="_x0000_i1147" DrawAspect="Content" ObjectID="_1325250565" r:id="rId246"/>
          </w:object>
        </w:r>
      </w:ins>
      <w:ins w:id="471" w:author="Lars Holmstrom" w:date="2010-01-17T10:58:00Z">
        <w:r>
          <w:t xml:space="preserve"> is 15 m/s and the wind velocity </w:t>
        </w:r>
      </w:ins>
      <w:ins w:id="472" w:author="Lars Holmstrom" w:date="2010-01-17T10:58:00Z">
        <w:r w:rsidRPr="0011256A">
          <w:rPr>
            <w:position w:val="-12"/>
          </w:rPr>
          <w:object w:dxaOrig="320" w:dyaOrig="360">
            <v:shape id="_x0000_i1148" type="#_x0000_t75" style="width:15.75pt;height:18pt" o:ole="" filled="t">
              <v:fill color2="black"/>
              <v:imagedata r:id="rId247" o:title=""/>
            </v:shape>
            <o:OLEObject Type="Embed" ProgID="Equation.DSMT4" ShapeID="_x0000_i1148" DrawAspect="Content" ObjectID="_1325250566" r:id="rId248"/>
          </w:object>
        </w:r>
      </w:ins>
      <w:ins w:id="473" w:author="Lars Holmstrom" w:date="2010-01-17T10:58:00Z">
        <w:r>
          <w:t xml:space="preserve"> is 10 m/s. The green circle indicates the position of the rotor that will collide with corner 2 of the bird at the instant the bird passes through the rotor plane. No left edge collision is possible in this case. The black circle indicates the position of the rotor that will clip corner 4 of the bird as it passes through the rotor plane. This is the last point the bird can collide the rotor since a right edge collision is possible in this case.</w:t>
        </w:r>
      </w:ins>
    </w:p>
    <w:p w:rsidR="00DC0D46" w:rsidRDefault="00DC0D46" w:rsidP="00DC0D46">
      <w:pPr>
        <w:spacing w:line="480" w:lineRule="auto"/>
        <w:jc w:val="both"/>
        <w:rPr>
          <w:b/>
        </w:rPr>
      </w:pPr>
      <w:moveToRangeStart w:id="474" w:author="Lars Holmstrom" w:date="2010-01-17T11:45:00Z" w:name="move251492042"/>
    </w:p>
    <w:p w:rsidR="00DC0D46" w:rsidRDefault="00DC0D46" w:rsidP="00DC0D46">
      <w:pPr>
        <w:spacing w:line="480" w:lineRule="auto"/>
        <w:jc w:val="both"/>
        <w:rPr>
          <w:b/>
        </w:rPr>
      </w:pPr>
      <w:moveTo w:id="475" w:author="Lars Holmstrom" w:date="2010-01-17T11:45:00Z">
        <w:r>
          <w:rPr>
            <w:b/>
          </w:rPr>
          <w:t>2.8 Approach Angle in Opposite Direction of Turbine Rotation</w:t>
        </w:r>
      </w:moveTo>
    </w:p>
    <w:p w:rsidR="00DC0D46" w:rsidRDefault="00DC0D46" w:rsidP="00DC0D46">
      <w:pPr>
        <w:spacing w:line="480" w:lineRule="auto"/>
        <w:jc w:val="both"/>
      </w:pPr>
      <w:moveTo w:id="476" w:author="Lars Holmstrom" w:date="2010-01-17T11:45:00Z">
        <w:r>
          <w:lastRenderedPageBreak/>
          <w:t>In this case, the bird approaches the rotor plane with an approach angle in the opposite direction of the rotor rotation. For downwind flight paths, this is true for positive angles of approach in the top half of the area swept by the rotors (</w:t>
        </w:r>
        <w:r w:rsidRPr="00672C41">
          <w:rPr>
            <w:position w:val="-6"/>
          </w:rPr>
          <w:object w:dxaOrig="540" w:dyaOrig="279">
            <v:shape id="_x0000_i1149" type="#_x0000_t75" style="width:27pt;height:14.25pt" o:ole="" filled="t">
              <v:fill color2="black"/>
              <v:imagedata r:id="rId249" o:title=""/>
            </v:shape>
            <o:OLEObject Type="Embed" ProgID="Equation.DSMT4" ShapeID="_x0000_i1149" DrawAspect="Content" ObjectID="_1325250567" r:id="rId250"/>
          </w:object>
        </w:r>
        <w:r>
          <w:t>,</w:t>
        </w:r>
        <w:r w:rsidRPr="00304602">
          <w:rPr>
            <w:position w:val="-10"/>
          </w:rPr>
          <w:object w:dxaOrig="560" w:dyaOrig="320">
            <v:shape id="_x0000_i1150" type="#_x0000_t75" style="width:27.75pt;height:15.75pt" o:ole="" filled="t">
              <v:fill color2="black"/>
              <v:imagedata r:id="rId251" o:title=""/>
            </v:shape>
            <o:OLEObject Type="Embed" ProgID="Equation.DSMT4" ShapeID="_x0000_i1150" DrawAspect="Content" ObjectID="_1325250568" r:id="rId252"/>
          </w:object>
        </w:r>
        <w:r>
          <w:t>) and negative angles of approach in the bottom half (</w:t>
        </w:r>
        <w:r w:rsidRPr="00672C41">
          <w:rPr>
            <w:position w:val="-6"/>
          </w:rPr>
          <w:object w:dxaOrig="540" w:dyaOrig="279">
            <v:shape id="_x0000_i1151" type="#_x0000_t75" style="width:27pt;height:14.25pt" o:ole="" filled="t">
              <v:fill color2="black"/>
              <v:imagedata r:id="rId253" o:title=""/>
            </v:shape>
            <o:OLEObject Type="Embed" ProgID="Equation.DSMT4" ShapeID="_x0000_i1151" DrawAspect="Content" ObjectID="_1325250569" r:id="rId254"/>
          </w:object>
        </w:r>
        <w:proofErr w:type="gramStart"/>
        <w:r>
          <w:t xml:space="preserve">, </w:t>
        </w:r>
        <w:proofErr w:type="gramEnd"/>
        <w:r w:rsidRPr="00304602">
          <w:rPr>
            <w:position w:val="-10"/>
          </w:rPr>
          <w:object w:dxaOrig="560" w:dyaOrig="320">
            <v:shape id="_x0000_i1152" type="#_x0000_t75" style="width:27.75pt;height:15.75pt" o:ole="" filled="t">
              <v:fill color2="black"/>
              <v:imagedata r:id="rId118" o:title=""/>
            </v:shape>
            <o:OLEObject Type="Embed" ProgID="Equation.DSMT4" ShapeID="_x0000_i1152" DrawAspect="Content" ObjectID="_1325250570" r:id="rId255"/>
          </w:object>
        </w:r>
        <w:r>
          <w:t>). For upwind flight paths, this is true for negative angles of approach in the top half and positive angles in the bottom.</w:t>
        </w:r>
      </w:moveTo>
    </w:p>
    <w:moveToRangeEnd w:id="474"/>
    <w:p w:rsidR="00A521F0" w:rsidRDefault="00A521F0">
      <w:pPr>
        <w:spacing w:line="480" w:lineRule="auto"/>
        <w:ind w:firstLine="720"/>
        <w:jc w:val="both"/>
        <w:pPrChange w:id="477" w:author="Lars Holmstrom" w:date="2010-01-17T10:43:00Z">
          <w:pPr>
            <w:spacing w:line="480" w:lineRule="auto"/>
            <w:ind w:firstLine="720"/>
          </w:pPr>
        </w:pPrChange>
      </w:pPr>
    </w:p>
    <w:p w:rsidR="006C1E3B" w:rsidRDefault="00A521F0" w:rsidP="006C1E3B">
      <w:pPr>
        <w:keepNext/>
        <w:jc w:val="center"/>
        <w:rPr>
          <w:ins w:id="478" w:author="Lars Holmstrom" w:date="2010-01-17T10:59:00Z"/>
        </w:rPr>
      </w:pPr>
      <w:ins w:id="479" w:author="Lars Holmstrom" w:date="2010-01-17T10:58:00Z">
        <w:r>
          <w:rPr>
            <w:noProof/>
            <w:lang w:eastAsia="en-US"/>
          </w:rPr>
          <w:drawing>
            <wp:inline distT="0" distB="0" distL="0" distR="0">
              <wp:extent cx="4572000" cy="3500438"/>
              <wp:effectExtent l="19050" t="0" r="0" b="0"/>
              <wp:docPr id="6" name="Picture 11" descr="Fi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5.png"/>
                      <pic:cNvPicPr/>
                    </pic:nvPicPr>
                    <pic:blipFill>
                      <a:blip r:embed="rId256" cstate="print"/>
                      <a:stretch>
                        <a:fillRect/>
                      </a:stretch>
                    </pic:blipFill>
                    <pic:spPr>
                      <a:xfrm>
                        <a:off x="0" y="0"/>
                        <a:ext cx="4572000" cy="3500438"/>
                      </a:xfrm>
                      <a:prstGeom prst="rect">
                        <a:avLst/>
                      </a:prstGeom>
                    </pic:spPr>
                  </pic:pic>
                </a:graphicData>
              </a:graphic>
            </wp:inline>
          </w:drawing>
        </w:r>
      </w:ins>
      <w:ins w:id="480" w:author="Lars Holmstrom" w:date="2010-01-17T10:59:00Z">
        <w:r w:rsidR="006C1E3B" w:rsidRPr="006C1E3B">
          <w:t xml:space="preserve"> </w:t>
        </w:r>
      </w:ins>
    </w:p>
    <w:p w:rsidR="006C1E3B" w:rsidRDefault="006C1E3B" w:rsidP="006C1E3B">
      <w:pPr>
        <w:pStyle w:val="Caption"/>
        <w:jc w:val="both"/>
        <w:rPr>
          <w:ins w:id="481" w:author="Lars Holmstrom" w:date="2010-01-17T10:59:00Z"/>
        </w:rPr>
      </w:pPr>
      <w:proofErr w:type="gramStart"/>
      <w:ins w:id="482" w:author="Lars Holmstrom" w:date="2010-01-17T10:59:00Z">
        <w:r>
          <w:t xml:space="preserve">Figure </w:t>
        </w:r>
        <w:r w:rsidR="00801B4D">
          <w:fldChar w:fldCharType="begin"/>
        </w:r>
        <w:r>
          <w:instrText xml:space="preserve"> SEQ Figure \* ARABIC </w:instrText>
        </w:r>
        <w:r w:rsidR="00801B4D">
          <w:fldChar w:fldCharType="separate"/>
        </w:r>
        <w:r>
          <w:rPr>
            <w:noProof/>
          </w:rPr>
          <w:t>5</w:t>
        </w:r>
        <w:r w:rsidR="00801B4D">
          <w:fldChar w:fldCharType="end"/>
        </w:r>
        <w:r>
          <w:t>.</w:t>
        </w:r>
        <w:proofErr w:type="gramEnd"/>
        <w:r>
          <w:t xml:space="preserve"> </w:t>
        </w:r>
        <w:proofErr w:type="gramStart"/>
        <w:r>
          <w:t>Left Edge Collision.</w:t>
        </w:r>
        <w:proofErr w:type="gramEnd"/>
        <w:r>
          <w:t xml:space="preserve"> A bird at the instant it enters the rotor plane for an orientation angle of 85° (approach angle is 43°). The bird’s ground velocity </w:t>
        </w:r>
      </w:ins>
      <w:ins w:id="483" w:author="Lars Holmstrom" w:date="2010-01-17T10:59:00Z">
        <w:r w:rsidRPr="0011256A">
          <w:rPr>
            <w:position w:val="-12"/>
          </w:rPr>
          <w:object w:dxaOrig="300" w:dyaOrig="360">
            <v:shape id="_x0000_i1153" type="#_x0000_t75" style="width:15pt;height:18pt" o:ole="" filled="t">
              <v:fill color2="black"/>
              <v:imagedata r:id="rId257" o:title=""/>
            </v:shape>
            <o:OLEObject Type="Embed" ProgID="Equation.DSMT4" ShapeID="_x0000_i1153" DrawAspect="Content" ObjectID="_1325250571" r:id="rId258"/>
          </w:object>
        </w:r>
      </w:ins>
      <w:ins w:id="484" w:author="Lars Holmstrom" w:date="2010-01-17T10:59:00Z">
        <w:r>
          <w:t xml:space="preserve"> is 15 m/s and the wind velocity </w:t>
        </w:r>
      </w:ins>
      <w:ins w:id="485" w:author="Lars Holmstrom" w:date="2010-01-17T10:59:00Z">
        <w:r w:rsidRPr="0011256A">
          <w:rPr>
            <w:position w:val="-12"/>
          </w:rPr>
          <w:object w:dxaOrig="320" w:dyaOrig="360">
            <v:shape id="_x0000_i1154" type="#_x0000_t75" style="width:15.75pt;height:18pt" o:ole="" filled="t">
              <v:fill color2="black"/>
              <v:imagedata r:id="rId259" o:title=""/>
            </v:shape>
            <o:OLEObject Type="Embed" ProgID="Equation.DSMT4" ShapeID="_x0000_i1154" DrawAspect="Content" ObjectID="_1325250572" r:id="rId260"/>
          </w:object>
        </w:r>
      </w:ins>
      <w:ins w:id="486" w:author="Lars Holmstrom" w:date="2010-01-17T10:59:00Z">
        <w:r>
          <w:t xml:space="preserve"> is 10 m/s. The green circle indicates the position of the rotor at this instant that will clip corner 3 of the bird as the bird passes through the rotor plane. Any rotor position between this point and corner 2 of the bird will result in a left edge collision. The black circle indicates the position of the rotor that will clip corner 1 of the bird as it passes through the rotor plane. This is the last point the bird can collide with the rotor since no right edge collision is possible in this case.</w:t>
        </w:r>
      </w:ins>
    </w:p>
    <w:p w:rsidR="00007CC6" w:rsidDel="00DC0D46" w:rsidRDefault="00274E12">
      <w:pPr>
        <w:spacing w:line="480" w:lineRule="auto"/>
        <w:jc w:val="both"/>
        <w:rPr>
          <w:b/>
        </w:rPr>
      </w:pPr>
      <w:moveFromRangeStart w:id="487" w:author="Lars Holmstrom" w:date="2010-01-17T11:45:00Z" w:name="move251492042"/>
      <w:moveFrom w:id="488" w:author="Lars Holmstrom" w:date="2010-01-17T11:45:00Z">
        <w:r w:rsidDel="00DC0D46">
          <w:rPr>
            <w:b/>
          </w:rPr>
          <w:t xml:space="preserve">2.8 </w:t>
        </w:r>
        <w:r w:rsidR="006C5E1C" w:rsidDel="00DC0D46">
          <w:rPr>
            <w:b/>
          </w:rPr>
          <w:t>Approach Angle in Opposite Direction of Turbine Rotation</w:t>
        </w:r>
      </w:moveFrom>
    </w:p>
    <w:p w:rsidR="00A521F0" w:rsidRDefault="006C5E1C">
      <w:pPr>
        <w:pStyle w:val="Caption"/>
        <w:jc w:val="both"/>
        <w:rPr>
          <w:ins w:id="489" w:author="Lars Holmstrom" w:date="2010-01-17T00:45:00Z"/>
        </w:rPr>
        <w:pPrChange w:id="490" w:author="Lars Holmstrom" w:date="2010-01-17T10:43:00Z">
          <w:pPr>
            <w:spacing w:line="480" w:lineRule="auto"/>
          </w:pPr>
        </w:pPrChange>
      </w:pPr>
      <w:moveFrom w:id="491" w:author="Lars Holmstrom" w:date="2010-01-17T11:45:00Z">
        <w:r w:rsidDel="00DC0D46">
          <w:t>In this case, the bird approaches the rotor plane with an approach angle in the opposite direction of the rotor rotation. For downwind flight paths, this is true for positive angles of approach in the top half of the area swept by the rotors (</w:t>
        </w:r>
        <w:r w:rsidR="00672C41" w:rsidRPr="00672C41" w:rsidDel="00DC0D46">
          <w:rPr>
            <w:position w:val="-6"/>
          </w:rPr>
          <w:object w:dxaOrig="540" w:dyaOrig="279">
            <v:shape id="_x0000_i1155" type="#_x0000_t75" style="width:27pt;height:14.25pt" o:ole="" filled="t">
              <v:fill color2="black"/>
              <v:imagedata r:id="rId249" o:title=""/>
            </v:shape>
            <o:OLEObject Type="Embed" ProgID="Equation.DSMT4" ShapeID="_x0000_i1155" DrawAspect="Content" ObjectID="_1325250573" r:id="rId261"/>
          </w:object>
        </w:r>
        <w:r w:rsidR="00170D50" w:rsidDel="00DC0D46">
          <w:t>,</w:t>
        </w:r>
        <w:r w:rsidR="00170D50" w:rsidRPr="00304602" w:rsidDel="00DC0D46">
          <w:rPr>
            <w:position w:val="-10"/>
          </w:rPr>
          <w:object w:dxaOrig="560" w:dyaOrig="320">
            <v:shape id="_x0000_i1156" type="#_x0000_t75" style="width:27.75pt;height:15.75pt" o:ole="" filled="t">
              <v:fill color2="black"/>
              <v:imagedata r:id="rId251" o:title=""/>
            </v:shape>
            <o:OLEObject Type="Embed" ProgID="Equation.DSMT4" ShapeID="_x0000_i1156" DrawAspect="Content" ObjectID="_1325250574" r:id="rId262"/>
          </w:object>
        </w:r>
        <w:r w:rsidDel="00DC0D46">
          <w:t>) and negative angles of approach in the bottom half (</w:t>
        </w:r>
        <w:r w:rsidR="00672C41" w:rsidRPr="00672C41" w:rsidDel="00DC0D46">
          <w:rPr>
            <w:position w:val="-6"/>
          </w:rPr>
          <w:object w:dxaOrig="540" w:dyaOrig="279">
            <v:shape id="_x0000_i1157" type="#_x0000_t75" style="width:27pt;height:14.25pt" o:ole="" filled="t">
              <v:fill color2="black"/>
              <v:imagedata r:id="rId253" o:title=""/>
            </v:shape>
            <o:OLEObject Type="Embed" ProgID="Equation.DSMT4" ShapeID="_x0000_i1157" DrawAspect="Content" ObjectID="_1325250575" r:id="rId263"/>
          </w:object>
        </w:r>
        <w:r w:rsidR="00170D50" w:rsidDel="00DC0D46">
          <w:t xml:space="preserve">, </w:t>
        </w:r>
        <w:r w:rsidR="00170D50" w:rsidRPr="00304602" w:rsidDel="00DC0D46">
          <w:rPr>
            <w:position w:val="-10"/>
          </w:rPr>
          <w:object w:dxaOrig="560" w:dyaOrig="320">
            <v:shape id="_x0000_i1158" type="#_x0000_t75" style="width:27.75pt;height:15.75pt" o:ole="" filled="t">
              <v:fill color2="black"/>
              <v:imagedata r:id="rId118" o:title=""/>
            </v:shape>
            <o:OLEObject Type="Embed" ProgID="Equation.DSMT4" ShapeID="_x0000_i1158" DrawAspect="Content" ObjectID="_1325250576" r:id="rId264"/>
          </w:object>
        </w:r>
        <w:r w:rsidDel="00DC0D46">
          <w:t xml:space="preserve">). For upwind flight paths, this is true for negative angles of approach in the top half and positive angles in the </w:t>
        </w:r>
        <w:r w:rsidDel="00DC0D46">
          <w:lastRenderedPageBreak/>
          <w:t>bottom.</w:t>
        </w:r>
      </w:moveFrom>
      <w:moveFromRangeEnd w:id="487"/>
    </w:p>
    <w:p w:rsidR="00A521F0" w:rsidRDefault="00A521F0">
      <w:pPr>
        <w:pStyle w:val="Caption"/>
        <w:jc w:val="both"/>
        <w:pPrChange w:id="492" w:author="Lars Holmstrom" w:date="2010-01-17T10:43:00Z">
          <w:pPr>
            <w:spacing w:line="480" w:lineRule="auto"/>
          </w:pPr>
        </w:pPrChange>
      </w:pPr>
    </w:p>
    <w:p w:rsidR="00A521F0" w:rsidRDefault="00BA1D0B">
      <w:pPr>
        <w:spacing w:line="480" w:lineRule="auto"/>
        <w:ind w:firstLine="720"/>
        <w:jc w:val="both"/>
        <w:pPrChange w:id="493" w:author="Lars Holmstrom" w:date="2010-01-17T10:43:00Z">
          <w:pPr>
            <w:spacing w:line="480" w:lineRule="auto"/>
            <w:ind w:firstLine="720"/>
          </w:pPr>
        </w:pPrChange>
      </w:pPr>
      <w:r>
        <w:t xml:space="preserve">Consider the scenario where </w:t>
      </w:r>
      <w:r w:rsidRPr="00304602">
        <w:rPr>
          <w:position w:val="-6"/>
        </w:rPr>
        <w:object w:dxaOrig="540" w:dyaOrig="279">
          <v:shape id="_x0000_i1159" type="#_x0000_t75" style="width:27pt;height:14.25pt" o:ole="" filled="t">
            <v:fill color2="black"/>
            <v:imagedata r:id="rId265" o:title=""/>
          </v:shape>
          <o:OLEObject Type="Embed" ProgID="Equation.DSMT4" ShapeID="_x0000_i1159" DrawAspect="Content" ObjectID="_1325250577" r:id="rId266"/>
        </w:object>
      </w:r>
      <w:r>
        <w:t xml:space="preserve"> and </w:t>
      </w:r>
      <w:r w:rsidRPr="00304602">
        <w:rPr>
          <w:position w:val="-10"/>
        </w:rPr>
        <w:object w:dxaOrig="560" w:dyaOrig="320">
          <v:shape id="_x0000_i1160" type="#_x0000_t75" style="width:27.75pt;height:15.75pt" o:ole="" filled="t">
            <v:fill color2="black"/>
            <v:imagedata r:id="rId251" o:title=""/>
          </v:shape>
          <o:OLEObject Type="Embed" ProgID="Equation.DSMT4" ShapeID="_x0000_i1160" DrawAspect="Content" ObjectID="_1325250578" r:id="rId267"/>
        </w:object>
      </w:r>
      <w:r>
        <w:t xml:space="preserve"> (Figs</w:t>
      </w:r>
      <w:r w:rsidR="00106B50">
        <w:t>.</w:t>
      </w:r>
      <w:r>
        <w:t xml:space="preserve"> 4 and 5). </w:t>
      </w:r>
      <w:r w:rsidR="00A35735">
        <w:t>In th</w:t>
      </w:r>
      <w:r w:rsidR="00672C41">
        <w:t>is case</w:t>
      </w:r>
      <w:r w:rsidR="006C5E1C">
        <w:t xml:space="preserve">, corner 2 is the first point of contact of the bird with the rotor plane. </w:t>
      </w:r>
      <w:r w:rsidR="00672C41">
        <w:t>If l</w:t>
      </w:r>
      <w:r w:rsidR="006C5E1C">
        <w:t xml:space="preserve">ooking down from above, the turbine is rotating to the right. The time </w:t>
      </w:r>
      <w:r w:rsidR="00672C41" w:rsidRPr="00672C41">
        <w:rPr>
          <w:position w:val="-12"/>
        </w:rPr>
        <w:object w:dxaOrig="220" w:dyaOrig="360">
          <v:shape id="_x0000_i1161" type="#_x0000_t75" style="width:11.25pt;height:18pt" o:ole="" filled="t">
            <v:fill color2="black"/>
            <v:imagedata r:id="rId268" o:title=""/>
          </v:shape>
          <o:OLEObject Type="Embed" ProgID="Equation.DSMT4" ShapeID="_x0000_i1161" DrawAspect="Content" ObjectID="_1325250579" r:id="rId269"/>
        </w:object>
      </w:r>
      <w:r w:rsidR="006C5E1C">
        <w:t xml:space="preserve"> at which corner 2 intercepts the plane is considered to be zero. The </w:t>
      </w:r>
      <w:proofErr w:type="gramStart"/>
      <w:r w:rsidR="006C5E1C">
        <w:t>time</w:t>
      </w:r>
      <w:proofErr w:type="gramEnd"/>
      <w:r w:rsidR="006C5E1C">
        <w:t xml:space="preserve"> at which the nose and the other corners intercept the rotor plane are given by</w:t>
      </w:r>
      <w:r w:rsidR="00151E7F">
        <w:t>:</w:t>
      </w:r>
      <w:r w:rsidR="006C5E1C">
        <w:t xml:space="preserve"> </w:t>
      </w:r>
    </w:p>
    <w:p w:rsidR="00A521F0" w:rsidRDefault="006C5E1C">
      <w:pPr>
        <w:pStyle w:val="MTDisplayEquation"/>
        <w:jc w:val="both"/>
        <w:pPrChange w:id="494" w:author="Lars Holmstrom" w:date="2010-01-17T10:43:00Z">
          <w:pPr>
            <w:pStyle w:val="MTDisplayEquation"/>
          </w:pPr>
        </w:pPrChange>
      </w:pPr>
      <w:r>
        <w:tab/>
      </w:r>
      <w:r w:rsidR="00B7658A" w:rsidRPr="00033549">
        <w:rPr>
          <w:position w:val="-152"/>
        </w:rPr>
        <w:object w:dxaOrig="1800" w:dyaOrig="3159">
          <v:shape id="_x0000_i1162" type="#_x0000_t75" style="width:90pt;height:158.25pt" o:ole="" filled="t">
            <v:fill color2="black"/>
            <v:imagedata r:id="rId270" o:title=""/>
          </v:shape>
          <o:OLEObject Type="Embed" ProgID="Equation.DSMT4" ShapeID="_x0000_i1162" DrawAspect="Content" ObjectID="_1325250580" r:id="rId271"/>
        </w:object>
      </w:r>
      <w:r w:rsidR="00F078A6">
        <w:tab/>
        <w:t>(4)</w:t>
      </w:r>
    </w:p>
    <w:p w:rsidR="00007CC6" w:rsidRDefault="006C5E1C">
      <w:pPr>
        <w:spacing w:line="480" w:lineRule="auto"/>
        <w:jc w:val="both"/>
      </w:pPr>
      <w:proofErr w:type="gramStart"/>
      <w:r>
        <w:t>and</w:t>
      </w:r>
      <w:proofErr w:type="gramEnd"/>
      <w:r>
        <w:t xml:space="preserve"> the y coordinates of these intercepts are given by</w:t>
      </w:r>
      <w:r w:rsidR="00151E7F">
        <w:t>:</w:t>
      </w:r>
      <w:r>
        <w:t xml:space="preserve"> </w:t>
      </w:r>
    </w:p>
    <w:p w:rsidR="00A521F0" w:rsidRDefault="006C5E1C">
      <w:pPr>
        <w:pStyle w:val="MTDisplayEquation"/>
        <w:jc w:val="both"/>
        <w:pPrChange w:id="495" w:author="Lars Holmstrom" w:date="2010-01-17T10:43:00Z">
          <w:pPr>
            <w:pStyle w:val="MTDisplayEquation"/>
          </w:pPr>
        </w:pPrChange>
      </w:pPr>
      <w:r>
        <w:tab/>
      </w:r>
      <w:r w:rsidR="00B7658A" w:rsidRPr="002345EA">
        <w:rPr>
          <w:position w:val="-94"/>
        </w:rPr>
        <w:object w:dxaOrig="3580" w:dyaOrig="2000">
          <v:shape id="_x0000_i1163" type="#_x0000_t75" style="width:179.25pt;height:99.75pt" o:ole="" filled="t">
            <v:fill color2="black"/>
            <v:imagedata r:id="rId272" o:title=""/>
          </v:shape>
          <o:OLEObject Type="Embed" ProgID="Equation.DSMT4" ShapeID="_x0000_i1163" DrawAspect="Content" ObjectID="_1325250581" r:id="rId273"/>
        </w:object>
      </w:r>
      <w:r w:rsidR="00F078A6">
        <w:tab/>
        <w:t>(5)</w:t>
      </w:r>
    </w:p>
    <w:p w:rsidR="00A521F0" w:rsidRDefault="006C5E1C">
      <w:pPr>
        <w:spacing w:line="480" w:lineRule="auto"/>
        <w:ind w:firstLine="720"/>
        <w:jc w:val="both"/>
        <w:pPrChange w:id="496" w:author="Lars Holmstrom" w:date="2010-01-17T10:43:00Z">
          <w:pPr>
            <w:spacing w:line="480" w:lineRule="auto"/>
            <w:ind w:firstLine="720"/>
          </w:pPr>
        </w:pPrChange>
      </w:pPr>
      <w:r>
        <w:t>Since the angular distance covered</w:t>
      </w:r>
      <w:r w:rsidR="00A36529">
        <w:t xml:space="preserve"> by the rotor</w:t>
      </w:r>
      <w:r>
        <w:t xml:space="preserve"> in the time it takes corner 3 to cross the rotor plane is given by </w:t>
      </w:r>
      <w:r w:rsidR="00033549" w:rsidRPr="00033549">
        <w:rPr>
          <w:position w:val="-12"/>
        </w:rPr>
        <w:object w:dxaOrig="400" w:dyaOrig="360">
          <v:shape id="_x0000_i1164" type="#_x0000_t75" style="width:20.25pt;height:18pt" o:ole="" filled="t">
            <v:fill color2="black"/>
            <v:imagedata r:id="rId274" o:title=""/>
          </v:shape>
          <o:OLEObject Type="Embed" ProgID="Equation.DSMT4" ShapeID="_x0000_i1164" DrawAspect="Content" ObjectID="_1325250582" r:id="rId275"/>
        </w:object>
      </w:r>
      <w:r>
        <w:t>, the initial rotor position that will intersect with corner 3 as it passes through the rotor plane is given by</w:t>
      </w:r>
      <w:r w:rsidR="00151E7F">
        <w:t>:</w:t>
      </w:r>
    </w:p>
    <w:p w:rsidR="00007CC6" w:rsidRDefault="002117E8">
      <w:pPr>
        <w:spacing w:line="480" w:lineRule="auto"/>
        <w:jc w:val="center"/>
      </w:pPr>
      <w:r w:rsidRPr="00033549">
        <w:rPr>
          <w:position w:val="-12"/>
        </w:rPr>
        <w:object w:dxaOrig="2360" w:dyaOrig="360">
          <v:shape id="_x0000_i1165" type="#_x0000_t75" style="width:117.75pt;height:18pt" o:ole="" filled="t">
            <v:fill color2="black"/>
            <v:imagedata r:id="rId276" o:title=""/>
          </v:shape>
          <o:OLEObject Type="Embed" ProgID="Equation.DSMT4" ShapeID="_x0000_i1165" DrawAspect="Content" ObjectID="_1325250583" r:id="rId277"/>
        </w:object>
      </w:r>
    </w:p>
    <w:p w:rsidR="00A521F0" w:rsidRDefault="006C5E1C">
      <w:pPr>
        <w:spacing w:line="480" w:lineRule="auto"/>
        <w:jc w:val="both"/>
        <w:pPrChange w:id="497" w:author="Lars Holmstrom" w:date="2010-01-17T10:43:00Z">
          <w:pPr>
            <w:spacing w:line="480" w:lineRule="auto"/>
          </w:pPr>
        </w:pPrChange>
      </w:pPr>
      <w:r>
        <w:t xml:space="preserve">Two cases must be considered to determine the types of collisions possible: </w:t>
      </w:r>
      <w:r w:rsidR="002117E8" w:rsidRPr="00033549">
        <w:rPr>
          <w:position w:val="-12"/>
        </w:rPr>
        <w:object w:dxaOrig="780" w:dyaOrig="360">
          <v:shape id="_x0000_i1166" type="#_x0000_t75" style="width:39pt;height:18pt" o:ole="" filled="t">
            <v:fill color2="black"/>
            <v:imagedata r:id="rId278" o:title=""/>
          </v:shape>
          <o:OLEObject Type="Embed" ProgID="Equation.DSMT4" ShapeID="_x0000_i1166" DrawAspect="Content" ObjectID="_1325250584" r:id="rId279"/>
        </w:object>
      </w:r>
      <w:r>
        <w:t xml:space="preserve"> </w:t>
      </w:r>
      <w:proofErr w:type="spellStart"/>
      <w:proofErr w:type="gramStart"/>
      <w:r>
        <w:t>and</w:t>
      </w:r>
      <w:proofErr w:type="spellEnd"/>
      <w:r>
        <w:t xml:space="preserve"> </w:t>
      </w:r>
      <w:proofErr w:type="gramEnd"/>
      <w:r w:rsidR="000319B3" w:rsidRPr="00033549">
        <w:rPr>
          <w:position w:val="-12"/>
        </w:rPr>
        <w:object w:dxaOrig="780" w:dyaOrig="360">
          <v:shape id="_x0000_i1167" type="#_x0000_t75" style="width:39pt;height:18pt" o:ole="" filled="t">
            <v:fill color2="black"/>
            <v:imagedata r:id="rId280" o:title=""/>
          </v:shape>
          <o:OLEObject Type="Embed" ProgID="Equation.DSMT4" ShapeID="_x0000_i1167" DrawAspect="Content" ObjectID="_1325250585" r:id="rId281"/>
        </w:object>
      </w:r>
      <w:r>
        <w:t>. These two scenarios may lead to left edge (</w:t>
      </w:r>
      <w:r w:rsidR="0027548E">
        <w:t>2-3</w:t>
      </w:r>
      <w:r>
        <w:t>) and right edge (</w:t>
      </w:r>
      <w:r w:rsidR="0027548E">
        <w:t>1-4</w:t>
      </w:r>
      <w:r>
        <w:t xml:space="preserve">) collisions, respectively. </w:t>
      </w:r>
      <w:r>
        <w:lastRenderedPageBreak/>
        <w:t>Leading edge (</w:t>
      </w:r>
      <w:r w:rsidR="0027548E">
        <w:t>1-2</w:t>
      </w:r>
      <w:r>
        <w:t>) collisions are possible and trailing edge (</w:t>
      </w:r>
      <w:r w:rsidR="0027548E">
        <w:t>3-4</w:t>
      </w:r>
      <w:r>
        <w:t xml:space="preserve">) collisions are impossible in both cases. </w:t>
      </w:r>
    </w:p>
    <w:p w:rsidR="00A521F0" w:rsidRDefault="006C5E1C">
      <w:pPr>
        <w:pStyle w:val="MTDisplayEquation"/>
        <w:jc w:val="both"/>
        <w:pPrChange w:id="498" w:author="Lars Holmstrom" w:date="2010-01-17T10:43:00Z">
          <w:pPr>
            <w:pStyle w:val="MTDisplayEquation"/>
          </w:pPr>
        </w:pPrChange>
      </w:pPr>
      <w:r>
        <w:rPr>
          <w:i/>
        </w:rPr>
        <w:t>Right Edge Collisions</w:t>
      </w:r>
      <w:r w:rsidR="00094778">
        <w:t xml:space="preserve"> </w:t>
      </w:r>
      <w:r>
        <w:t>—</w:t>
      </w:r>
      <w:r w:rsidR="00094778">
        <w:t xml:space="preserve"> </w:t>
      </w:r>
      <w:r w:rsidR="005B730E">
        <w:t>Consider the case where</w:t>
      </w:r>
      <w:r w:rsidR="006D1E86" w:rsidRPr="00B12800">
        <w:rPr>
          <w:position w:val="-6"/>
        </w:rPr>
        <w:object w:dxaOrig="240" w:dyaOrig="220">
          <v:shape id="_x0000_i1168" type="#_x0000_t75" style="width:12pt;height:11.25pt" o:ole="" filled="t">
            <v:fill color2="black"/>
            <v:imagedata r:id="rId170" o:title=""/>
          </v:shape>
          <o:OLEObject Type="Embed" ProgID="Equation.DSMT4" ShapeID="_x0000_i1168" DrawAspect="Content" ObjectID="_1325250586" r:id="rId282"/>
        </w:object>
      </w:r>
      <w:r w:rsidR="006D1E86" w:rsidRPr="00B12800">
        <w:t xml:space="preserve">=1 m, </w:t>
      </w:r>
      <w:r w:rsidR="006D1E86" w:rsidRPr="00B12800">
        <w:rPr>
          <w:position w:val="-6"/>
        </w:rPr>
        <w:object w:dxaOrig="139" w:dyaOrig="279">
          <v:shape id="_x0000_i1169" type="#_x0000_t75" style="width:6.75pt;height:14.25pt" o:ole="" filled="t">
            <v:fill color2="black"/>
            <v:imagedata r:id="rId172" o:title=""/>
          </v:shape>
          <o:OLEObject Type="Embed" ProgID="Equation.DSMT4" ShapeID="_x0000_i1169" DrawAspect="Content" ObjectID="_1325250587" r:id="rId283"/>
        </w:object>
      </w:r>
      <w:r w:rsidR="006D1E86" w:rsidRPr="00B12800">
        <w:t xml:space="preserve">=0.5 m, </w:t>
      </w:r>
      <w:r w:rsidR="000319B3" w:rsidRPr="00B12800">
        <w:rPr>
          <w:position w:val="-12"/>
        </w:rPr>
        <w:object w:dxaOrig="300" w:dyaOrig="360">
          <v:shape id="_x0000_i1170" type="#_x0000_t75" style="width:15pt;height:18pt" o:ole="" filled="t">
            <v:fill color2="black"/>
            <v:imagedata r:id="rId284" o:title=""/>
          </v:shape>
          <o:OLEObject Type="Embed" ProgID="Equation.DSMT4" ShapeID="_x0000_i1170" DrawAspect="Content" ObjectID="_1325250588" r:id="rId285"/>
        </w:object>
      </w:r>
      <w:r w:rsidR="006D1E86" w:rsidRPr="00B12800">
        <w:t>=</w:t>
      </w:r>
      <w:r w:rsidR="000319B3">
        <w:t>1</w:t>
      </w:r>
      <w:r w:rsidR="006D1E86" w:rsidRPr="00B12800">
        <w:t xml:space="preserve">5 m/s, </w:t>
      </w:r>
      <w:r w:rsidR="002345EA" w:rsidRPr="00B12800">
        <w:rPr>
          <w:position w:val="-12"/>
        </w:rPr>
        <w:object w:dxaOrig="320" w:dyaOrig="360">
          <v:shape id="_x0000_i1171" type="#_x0000_t75" style="width:15.75pt;height:18pt" o:ole="" filled="t">
            <v:fill color2="black"/>
            <v:imagedata r:id="rId286" o:title=""/>
          </v:shape>
          <o:OLEObject Type="Embed" ProgID="Equation.DSMT4" ShapeID="_x0000_i1171" DrawAspect="Content" ObjectID="_1325250589" r:id="rId287"/>
        </w:object>
      </w:r>
      <w:r w:rsidR="006D1E86" w:rsidRPr="00B12800">
        <w:t xml:space="preserve">=10 m/s, </w:t>
      </w:r>
      <w:r w:rsidR="006D1E86" w:rsidRPr="00B12800">
        <w:rPr>
          <w:position w:val="-4"/>
        </w:rPr>
        <w:object w:dxaOrig="260" w:dyaOrig="260">
          <v:shape id="_x0000_i1172" type="#_x0000_t75" style="width:12.75pt;height:12.75pt" o:ole="" filled="t">
            <v:fill color2="black"/>
            <v:imagedata r:id="rId178" o:title=""/>
          </v:shape>
          <o:OLEObject Type="Embed" ProgID="Equation.DSMT4" ShapeID="_x0000_i1172" DrawAspect="Content" ObjectID="_1325250590" r:id="rId288"/>
        </w:object>
      </w:r>
      <w:r w:rsidR="006D1E86" w:rsidRPr="00B12800">
        <w:t xml:space="preserve">=72 RPMs, </w:t>
      </w:r>
      <w:r w:rsidR="006D1E86" w:rsidRPr="00B12800">
        <w:rPr>
          <w:position w:val="-6"/>
        </w:rPr>
        <w:object w:dxaOrig="200" w:dyaOrig="220">
          <v:shape id="_x0000_i1173" type="#_x0000_t75" style="width:9.75pt;height:11.25pt" o:ole="" filled="t">
            <v:fill color2="black"/>
            <v:imagedata r:id="rId180" o:title=""/>
          </v:shape>
          <o:OLEObject Type="Embed" ProgID="Equation.DSMT4" ShapeID="_x0000_i1173" DrawAspect="Content" ObjectID="_1325250591" r:id="rId289"/>
        </w:object>
      </w:r>
      <w:r w:rsidR="006D1E86" w:rsidRPr="00B12800">
        <w:t>=0.25</w:t>
      </w:r>
      <w:r w:rsidR="005B730E">
        <w:t>, and</w:t>
      </w:r>
      <w:r w:rsidR="00C806AF">
        <w:t xml:space="preserve"> the angle of approach is </w:t>
      </w:r>
      <w:r w:rsidR="009D2CCA" w:rsidRPr="00366724">
        <w:rPr>
          <w:position w:val="-10"/>
        </w:rPr>
        <w:object w:dxaOrig="620" w:dyaOrig="360">
          <v:shape id="_x0000_i1174" type="#_x0000_t75" style="width:30.75pt;height:18pt" o:ole="">
            <v:imagedata r:id="rId290" o:title=""/>
          </v:shape>
          <o:OLEObject Type="Embed" ProgID="Equation.DSMT4" ShapeID="_x0000_i1174" DrawAspect="Content" ObjectID="_1325250592" r:id="rId291"/>
        </w:object>
      </w:r>
      <w:r w:rsidR="009D2CCA">
        <w:t>(</w:t>
      </w:r>
      <w:r w:rsidR="009D2CCA" w:rsidRPr="002C4EB3">
        <w:rPr>
          <w:position w:val="-6"/>
        </w:rPr>
        <w:object w:dxaOrig="720" w:dyaOrig="320">
          <v:shape id="_x0000_i1175" type="#_x0000_t75" style="width:36pt;height:15.75pt" o:ole="">
            <v:imagedata r:id="rId292" o:title=""/>
          </v:shape>
          <o:OLEObject Type="Embed" ProgID="Equation.DSMT4" ShapeID="_x0000_i1175" DrawAspect="Content" ObjectID="_1325250593" r:id="rId293"/>
        </w:object>
      </w:r>
      <w:r w:rsidR="009D2CCA">
        <w:t>)</w:t>
      </w:r>
      <w:r w:rsidR="00C806AF">
        <w:t xml:space="preserve"> (</w:t>
      </w:r>
      <w:r w:rsidR="00106B50">
        <w:t>Fig.</w:t>
      </w:r>
      <w:r w:rsidR="00C806AF">
        <w:t xml:space="preserve"> 4). In this example</w:t>
      </w:r>
      <w:r>
        <w:t xml:space="preserve">,  </w:t>
      </w:r>
      <w:r w:rsidR="00212955" w:rsidRPr="00C806AF">
        <w:rPr>
          <w:position w:val="-12"/>
        </w:rPr>
        <w:object w:dxaOrig="780" w:dyaOrig="360">
          <v:shape id="_x0000_i1176" type="#_x0000_t75" style="width:39pt;height:18pt" o:ole="" filled="t">
            <v:fill color2="black"/>
            <v:imagedata r:id="rId294" o:title=""/>
          </v:shape>
          <o:OLEObject Type="Embed" ProgID="Equation.DSMT4" ShapeID="_x0000_i1176" DrawAspect="Content" ObjectID="_1325250594" r:id="rId295"/>
        </w:object>
      </w:r>
      <w:r>
        <w:t xml:space="preserve">, indicating that if the rotor is to the left of corner 2 as the bird enters the rotor plane, it is impossible for the left </w:t>
      </w:r>
      <w:r w:rsidRPr="006D1E86">
        <w:t>edge of the bird (</w:t>
      </w:r>
      <w:r w:rsidR="0027548E">
        <w:t>2-3</w:t>
      </w:r>
      <w:r w:rsidRPr="006D1E86">
        <w:t xml:space="preserve">) to overtake the rotor, </w:t>
      </w:r>
      <w:r w:rsidR="00C806AF" w:rsidRPr="006D1E86">
        <w:t>making</w:t>
      </w:r>
      <w:r w:rsidRPr="006D1E86">
        <w:t xml:space="preserve"> a </w:t>
      </w:r>
      <w:r w:rsidR="00C806AF" w:rsidRPr="006D1E86">
        <w:t xml:space="preserve">left edge </w:t>
      </w:r>
      <w:r w:rsidRPr="006D1E86">
        <w:t>collision</w:t>
      </w:r>
      <w:r w:rsidR="00C806AF" w:rsidRPr="006D1E86">
        <w:t xml:space="preserve"> impossible</w:t>
      </w:r>
      <w:r w:rsidRPr="006D1E86">
        <w:t>.</w:t>
      </w:r>
      <w:r>
        <w:t xml:space="preserve"> The most advanced position of the rotor as the bird enters the rotor plane that will result in a collision</w:t>
      </w:r>
      <w:r w:rsidR="006D1E86">
        <w:t xml:space="preserve"> </w:t>
      </w:r>
      <w:r>
        <w:t>occur</w:t>
      </w:r>
      <w:r w:rsidR="006D1E86">
        <w:t>s</w:t>
      </w:r>
      <w:r>
        <w:t xml:space="preserve"> </w:t>
      </w:r>
      <w:r w:rsidR="006D1E86">
        <w:t xml:space="preserve">at the point where </w:t>
      </w:r>
      <w:r>
        <w:t>corner 2 of the bird enters the rotor plane</w:t>
      </w:r>
      <w:r w:rsidR="006D1E86">
        <w:t xml:space="preserve"> (the grey circle in </w:t>
      </w:r>
      <w:r w:rsidR="00106B50">
        <w:t>Fig.</w:t>
      </w:r>
      <w:r w:rsidR="006D1E86">
        <w:t xml:space="preserve"> 4)</w:t>
      </w:r>
      <w:r>
        <w:t>. The point is given by</w:t>
      </w:r>
      <w:r w:rsidR="009908E1">
        <w:t xml:space="preserve"> </w:t>
      </w:r>
      <w:r w:rsidR="009908E1" w:rsidRPr="009908E1">
        <w:rPr>
          <w:position w:val="-12"/>
        </w:rPr>
        <w:object w:dxaOrig="279" w:dyaOrig="360">
          <v:shape id="_x0000_i1177" type="#_x0000_t75" style="width:14.25pt;height:18pt" o:ole="">
            <v:imagedata r:id="rId296" o:title=""/>
          </v:shape>
          <o:OLEObject Type="Embed" ProgID="Equation.DSMT4" ShapeID="_x0000_i1177" DrawAspect="Content" ObjectID="_1325250595" r:id="rId297"/>
        </w:object>
      </w:r>
      <w:r w:rsidR="009908E1">
        <w:t xml:space="preserve"> in (5).</w:t>
      </w:r>
      <w:r>
        <w:t xml:space="preserve"> The rotational angle associated with </w:t>
      </w:r>
      <w:r w:rsidR="009908E1" w:rsidRPr="009908E1">
        <w:rPr>
          <w:position w:val="-12"/>
        </w:rPr>
        <w:object w:dxaOrig="279" w:dyaOrig="360">
          <v:shape id="_x0000_i1178" type="#_x0000_t75" style="width:14.25pt;height:18pt" o:ole="">
            <v:imagedata r:id="rId296" o:title=""/>
          </v:shape>
          <o:OLEObject Type="Embed" ProgID="Equation.DSMT4" ShapeID="_x0000_i1178" DrawAspect="Content" ObjectID="_1325250596" r:id="rId298"/>
        </w:object>
      </w:r>
      <w:r>
        <w:t xml:space="preserve"> is </w:t>
      </w:r>
      <w:r w:rsidR="000A16C5" w:rsidRPr="00C139EE">
        <w:rPr>
          <w:position w:val="-12"/>
        </w:rPr>
        <w:object w:dxaOrig="360" w:dyaOrig="360">
          <v:shape id="_x0000_i1179" type="#_x0000_t75" style="width:18pt;height:18pt" o:ole="" filled="t">
            <v:fill color2="black"/>
            <v:imagedata r:id="rId299" o:title=""/>
          </v:shape>
          <o:OLEObject Type="Embed" ProgID="Equation.DSMT4" ShapeID="_x0000_i1179" DrawAspect="Content" ObjectID="_1325250597" r:id="rId300"/>
        </w:object>
      </w:r>
      <w:r>
        <w:t xml:space="preserve"> and is given by</w:t>
      </w:r>
      <w:r w:rsidR="00B57DD6">
        <w:t>:</w:t>
      </w:r>
      <w:r>
        <w:t xml:space="preserve"> </w:t>
      </w:r>
    </w:p>
    <w:p w:rsidR="00A521F0" w:rsidRDefault="006C5E1C">
      <w:pPr>
        <w:pStyle w:val="MTDisplayEquation"/>
        <w:jc w:val="both"/>
        <w:pPrChange w:id="499" w:author="Lars Holmstrom" w:date="2010-01-17T10:43:00Z">
          <w:pPr>
            <w:pStyle w:val="MTDisplayEquation"/>
          </w:pPr>
        </w:pPrChange>
      </w:pPr>
      <w:r>
        <w:tab/>
      </w:r>
      <w:r w:rsidR="009908E1" w:rsidRPr="009908E1">
        <w:rPr>
          <w:position w:val="-14"/>
        </w:rPr>
        <w:object w:dxaOrig="1860" w:dyaOrig="400">
          <v:shape id="_x0000_i1180" type="#_x0000_t75" style="width:93pt;height:20.25pt" o:ole="" filled="t">
            <v:fill color2="black"/>
            <v:imagedata r:id="rId301" o:title=""/>
          </v:shape>
          <o:OLEObject Type="Embed" ProgID="Equation.DSMT4" ShapeID="_x0000_i1180" DrawAspect="Content" ObjectID="_1325250598" r:id="rId302"/>
        </w:object>
      </w:r>
      <w:r>
        <w:tab/>
      </w:r>
    </w:p>
    <w:p w:rsidR="00A521F0" w:rsidRDefault="006C5E1C">
      <w:pPr>
        <w:pStyle w:val="MTDisplayEquation"/>
        <w:jc w:val="both"/>
        <w:pPrChange w:id="500" w:author="Lars Holmstrom" w:date="2010-01-17T10:43:00Z">
          <w:pPr>
            <w:pStyle w:val="MTDisplayEquation"/>
          </w:pPr>
        </w:pPrChange>
      </w:pPr>
      <w:r>
        <w:t>Since the right edge of the bird (</w:t>
      </w:r>
      <w:r w:rsidR="0027548E">
        <w:t>1-4</w:t>
      </w:r>
      <w:r>
        <w:t>) also sweeps through the rotor plane slower than the rotor sweeps to the left, it is possible for the rotor to clip corner 4 of the bird. Therefore, the last possible collision with the bird occurs as corner 4 passes through the rotor plane</w:t>
      </w:r>
      <w:r w:rsidR="005B730E">
        <w:t xml:space="preserve"> (the black circle in </w:t>
      </w:r>
      <w:r w:rsidR="00106B50">
        <w:t>Fig.</w:t>
      </w:r>
      <w:r w:rsidR="005B730E">
        <w:t xml:space="preserve"> 4)</w:t>
      </w:r>
      <w:r>
        <w:t>. This point is given by</w:t>
      </w:r>
      <w:r w:rsidR="009908E1">
        <w:t xml:space="preserve"> </w:t>
      </w:r>
      <w:r w:rsidR="009908E1" w:rsidRPr="009908E1">
        <w:rPr>
          <w:position w:val="-12"/>
        </w:rPr>
        <w:object w:dxaOrig="279" w:dyaOrig="360">
          <v:shape id="_x0000_i1181" type="#_x0000_t75" style="width:14.25pt;height:18pt" o:ole="">
            <v:imagedata r:id="rId303" o:title=""/>
          </v:shape>
          <o:OLEObject Type="Embed" ProgID="Equation.DSMT4" ShapeID="_x0000_i1181" DrawAspect="Content" ObjectID="_1325250599" r:id="rId304"/>
        </w:object>
      </w:r>
      <w:r w:rsidR="009908E1">
        <w:t xml:space="preserve"> in (5). </w:t>
      </w:r>
      <w:r>
        <w:t xml:space="preserve">The rotation angle associated with </w:t>
      </w:r>
      <w:r w:rsidR="00C139EE" w:rsidRPr="00C139EE">
        <w:rPr>
          <w:position w:val="-12"/>
        </w:rPr>
        <w:object w:dxaOrig="279" w:dyaOrig="360">
          <v:shape id="_x0000_i1182" type="#_x0000_t75" style="width:14.25pt;height:18pt" o:ole="" filled="t">
            <v:fill color2="black"/>
            <v:imagedata r:id="rId305" o:title=""/>
          </v:shape>
          <o:OLEObject Type="Embed" ProgID="Equation.DSMT4" ShapeID="_x0000_i1182" DrawAspect="Content" ObjectID="_1325250600" r:id="rId306"/>
        </w:object>
      </w:r>
      <w:r>
        <w:t xml:space="preserve"> is </w:t>
      </w:r>
      <w:r w:rsidR="002F2CFE" w:rsidRPr="00C139EE">
        <w:rPr>
          <w:position w:val="-12"/>
        </w:rPr>
        <w:object w:dxaOrig="360" w:dyaOrig="360">
          <v:shape id="_x0000_i1183" type="#_x0000_t75" style="width:18pt;height:18pt" o:ole="" filled="t">
            <v:fill color2="black"/>
            <v:imagedata r:id="rId307" o:title=""/>
          </v:shape>
          <o:OLEObject Type="Embed" ProgID="Equation.DSMT4" ShapeID="_x0000_i1183" DrawAspect="Content" ObjectID="_1325250601" r:id="rId308"/>
        </w:object>
      </w:r>
      <w:r>
        <w:t xml:space="preserve"> (see bottom pane of </w:t>
      </w:r>
      <w:r w:rsidR="00106B50">
        <w:t>Fig.</w:t>
      </w:r>
      <w:r>
        <w:t xml:space="preserve"> 1) and is given by</w:t>
      </w:r>
      <w:r w:rsidR="00B57DD6">
        <w:t>:</w:t>
      </w:r>
      <w:r>
        <w:t xml:space="preserve"> </w:t>
      </w:r>
    </w:p>
    <w:p w:rsidR="00A521F0" w:rsidRDefault="006C5E1C">
      <w:pPr>
        <w:pStyle w:val="MTDisplayEquation"/>
        <w:jc w:val="both"/>
        <w:pPrChange w:id="501" w:author="Lars Holmstrom" w:date="2010-01-17T10:43:00Z">
          <w:pPr>
            <w:pStyle w:val="MTDisplayEquation"/>
          </w:pPr>
        </w:pPrChange>
      </w:pPr>
      <w:r>
        <w:tab/>
      </w:r>
      <w:r w:rsidR="009908E1" w:rsidRPr="009908E1">
        <w:rPr>
          <w:position w:val="-14"/>
        </w:rPr>
        <w:object w:dxaOrig="1860" w:dyaOrig="400">
          <v:shape id="_x0000_i1184" type="#_x0000_t75" style="width:93pt;height:20.25pt" o:ole="" filled="t">
            <v:fill color2="black"/>
            <v:imagedata r:id="rId309" o:title=""/>
          </v:shape>
          <o:OLEObject Type="Embed" ProgID="Equation.DSMT4" ShapeID="_x0000_i1184" DrawAspect="Content" ObjectID="_1325250602" r:id="rId310"/>
        </w:object>
      </w:r>
    </w:p>
    <w:p w:rsidR="00007CC6" w:rsidRDefault="009908E1">
      <w:pPr>
        <w:spacing w:line="480" w:lineRule="auto"/>
        <w:jc w:val="both"/>
      </w:pPr>
      <w:r>
        <w:t>The probability of a collision as the bird passes through the rotor plane is therefore given by:</w:t>
      </w:r>
    </w:p>
    <w:p w:rsidR="00A521F0" w:rsidRDefault="009908E1">
      <w:pPr>
        <w:pStyle w:val="MTDisplayEquation"/>
        <w:jc w:val="both"/>
        <w:pPrChange w:id="502" w:author="Lars Holmstrom" w:date="2010-01-17T10:43:00Z">
          <w:pPr>
            <w:pStyle w:val="MTDisplayEquation"/>
          </w:pPr>
        </w:pPrChange>
      </w:pPr>
      <w:r>
        <w:tab/>
      </w:r>
      <w:r w:rsidRPr="007807D0">
        <w:rPr>
          <w:position w:val="-58"/>
        </w:rPr>
        <w:object w:dxaOrig="2900" w:dyaOrig="1280">
          <v:shape id="_x0000_i1185" type="#_x0000_t75" style="width:144.75pt;height:63.75pt" o:ole="">
            <v:imagedata r:id="rId311" o:title=""/>
          </v:shape>
          <o:OLEObject Type="Embed" ProgID="Equation.DSMT4" ShapeID="_x0000_i1185" DrawAspect="Content" ObjectID="_1325250603" r:id="rId312"/>
        </w:object>
      </w:r>
    </w:p>
    <w:p w:rsidR="00007CC6" w:rsidRDefault="009908E1">
      <w:pPr>
        <w:spacing w:line="480" w:lineRule="auto"/>
        <w:jc w:val="both"/>
      </w:pPr>
      <w:proofErr w:type="gramStart"/>
      <w:r>
        <w:t>using</w:t>
      </w:r>
      <w:proofErr w:type="gramEnd"/>
      <w:r>
        <w:t xml:space="preserve"> </w:t>
      </w:r>
      <w:r w:rsidRPr="0079353C">
        <w:rPr>
          <w:position w:val="-12"/>
        </w:rPr>
        <w:object w:dxaOrig="220" w:dyaOrig="360">
          <v:shape id="_x0000_i1186" type="#_x0000_t75" style="width:11.25pt;height:18pt" o:ole="">
            <v:imagedata r:id="rId313" o:title=""/>
          </v:shape>
          <o:OLEObject Type="Embed" ProgID="Equation.DSMT4" ShapeID="_x0000_i1186" DrawAspect="Content" ObjectID="_1325250604" r:id="rId314"/>
        </w:object>
      </w:r>
      <w:r>
        <w:t xml:space="preserve"> in (4).</w:t>
      </w:r>
    </w:p>
    <w:p w:rsidR="00007CC6" w:rsidRDefault="006C5E1C">
      <w:pPr>
        <w:spacing w:line="480" w:lineRule="auto"/>
        <w:ind w:firstLine="720"/>
        <w:jc w:val="both"/>
      </w:pPr>
      <w:r>
        <w:lastRenderedPageBreak/>
        <w:t>The same analysis applies for</w:t>
      </w:r>
      <w:r w:rsidR="00C333A0" w:rsidRPr="00C333A0">
        <w:rPr>
          <w:position w:val="-6"/>
        </w:rPr>
        <w:object w:dxaOrig="540" w:dyaOrig="279">
          <v:shape id="_x0000_i1187" type="#_x0000_t75" style="width:27pt;height:14.25pt" o:ole="" filled="t">
            <v:fill color2="black"/>
            <v:imagedata r:id="rId315" o:title=""/>
          </v:shape>
          <o:OLEObject Type="Embed" ProgID="Equation.DSMT4" ShapeID="_x0000_i1187" DrawAspect="Content" ObjectID="_1325250605" r:id="rId316"/>
        </w:object>
      </w:r>
      <w:r>
        <w:t xml:space="preserve">, </w:t>
      </w:r>
      <w:r w:rsidR="00C333A0" w:rsidRPr="00C333A0">
        <w:rPr>
          <w:position w:val="-10"/>
        </w:rPr>
        <w:object w:dxaOrig="560" w:dyaOrig="320">
          <v:shape id="_x0000_i1188" type="#_x0000_t75" style="width:27.75pt;height:15.75pt" o:ole="" filled="t">
            <v:fill color2="black"/>
            <v:imagedata r:id="rId317" o:title=""/>
          </v:shape>
          <o:OLEObject Type="Embed" ProgID="Equation.DSMT4" ShapeID="_x0000_i1188" DrawAspect="Content" ObjectID="_1325250606" r:id="rId318"/>
        </w:object>
      </w:r>
      <w:r>
        <w:t xml:space="preserve"> in downwind flight and</w:t>
      </w:r>
      <w:r w:rsidR="00C333A0" w:rsidRPr="00C333A0">
        <w:rPr>
          <w:position w:val="-6"/>
        </w:rPr>
        <w:object w:dxaOrig="540" w:dyaOrig="279">
          <v:shape id="_x0000_i1189" type="#_x0000_t75" style="width:27pt;height:14.25pt" o:ole="" filled="t">
            <v:fill color2="black"/>
            <v:imagedata r:id="rId319" o:title=""/>
          </v:shape>
          <o:OLEObject Type="Embed" ProgID="Equation.DSMT4" ShapeID="_x0000_i1189" DrawAspect="Content" ObjectID="_1325250607" r:id="rId320"/>
        </w:object>
      </w:r>
      <w:r>
        <w:t xml:space="preserve">, </w:t>
      </w:r>
      <w:r w:rsidR="00C333A0" w:rsidRPr="00C333A0">
        <w:rPr>
          <w:position w:val="-10"/>
        </w:rPr>
        <w:object w:dxaOrig="560" w:dyaOrig="320">
          <v:shape id="_x0000_i1190" type="#_x0000_t75" style="width:27.75pt;height:15.75pt" o:ole="" filled="t">
            <v:fill color2="black"/>
            <v:imagedata r:id="rId321" o:title=""/>
          </v:shape>
          <o:OLEObject Type="Embed" ProgID="Equation.DSMT4" ShapeID="_x0000_i1190" DrawAspect="Content" ObjectID="_1325250608" r:id="rId322"/>
        </w:object>
      </w:r>
      <w:r>
        <w:t xml:space="preserve"> in upwind flight except the corner definitions must be swapped to account for the negative angle of approach where corner 1 is the first to intercept the rotor plane. </w:t>
      </w:r>
    </w:p>
    <w:p w:rsidR="00A521F0" w:rsidRDefault="006C5E1C">
      <w:pPr>
        <w:spacing w:line="480" w:lineRule="auto"/>
        <w:jc w:val="both"/>
        <w:pPrChange w:id="503" w:author="Lars Holmstrom" w:date="2010-01-17T10:43:00Z">
          <w:pPr>
            <w:spacing w:line="480" w:lineRule="auto"/>
          </w:pPr>
        </w:pPrChange>
      </w:pPr>
      <w:r>
        <w:rPr>
          <w:i/>
        </w:rPr>
        <w:t>Left Edge Collisions</w:t>
      </w:r>
      <w:r w:rsidR="00094778">
        <w:t xml:space="preserve"> </w:t>
      </w:r>
      <w:r>
        <w:t>—</w:t>
      </w:r>
      <w:r w:rsidR="00C333A0" w:rsidRPr="00C333A0">
        <w:t xml:space="preserve"> </w:t>
      </w:r>
      <w:r w:rsidR="005B730E">
        <w:t>Consider the scenario where</w:t>
      </w:r>
      <w:r w:rsidR="00C333A0">
        <w:t xml:space="preserve"> the angle of approach is increased to </w:t>
      </w:r>
      <w:r w:rsidR="00A27D36" w:rsidRPr="00366724">
        <w:rPr>
          <w:position w:val="-10"/>
        </w:rPr>
        <w:object w:dxaOrig="740" w:dyaOrig="360">
          <v:shape id="_x0000_i1191" type="#_x0000_t75" style="width:36.75pt;height:18pt" o:ole="">
            <v:imagedata r:id="rId323" o:title=""/>
          </v:shape>
          <o:OLEObject Type="Embed" ProgID="Equation.DSMT4" ShapeID="_x0000_i1191" DrawAspect="Content" ObjectID="_1325250609" r:id="rId324"/>
        </w:object>
      </w:r>
      <w:r w:rsidR="00A27D36">
        <w:t>(</w:t>
      </w:r>
      <w:r w:rsidR="00A27D36" w:rsidRPr="002C4EB3">
        <w:rPr>
          <w:position w:val="-6"/>
        </w:rPr>
        <w:object w:dxaOrig="740" w:dyaOrig="320">
          <v:shape id="_x0000_i1192" type="#_x0000_t75" style="width:36.75pt;height:15.75pt" o:ole="">
            <v:imagedata r:id="rId325" o:title=""/>
          </v:shape>
          <o:OLEObject Type="Embed" ProgID="Equation.DSMT4" ShapeID="_x0000_i1192" DrawAspect="Content" ObjectID="_1325250610" r:id="rId326"/>
        </w:object>
      </w:r>
      <w:proofErr w:type="gramStart"/>
      <w:r w:rsidR="00A27D36">
        <w:t xml:space="preserve">) </w:t>
      </w:r>
      <w:r w:rsidR="00DE5A21">
        <w:t xml:space="preserve"> (</w:t>
      </w:r>
      <w:proofErr w:type="gramEnd"/>
      <w:r w:rsidR="00106B50">
        <w:t>Fig.</w:t>
      </w:r>
      <w:r w:rsidR="00DE5A21">
        <w:t xml:space="preserve"> 5)</w:t>
      </w:r>
      <w:r w:rsidR="005B730E">
        <w:t>. In this case,</w:t>
      </w:r>
      <w:r w:rsidR="00C333A0">
        <w:t xml:space="preserve"> </w:t>
      </w:r>
      <w:r>
        <w:t>the increased angle of approach increase</w:t>
      </w:r>
      <w:r w:rsidR="00DE5A21">
        <w:t>s</w:t>
      </w:r>
      <w:r>
        <w:t xml:space="preserve"> the speed at which the left edge of the bird (</w:t>
      </w:r>
      <w:r w:rsidR="0027548E">
        <w:t>2-3</w:t>
      </w:r>
      <w:r>
        <w:t xml:space="preserve">) sweeps through the rotor plane, such </w:t>
      </w:r>
      <w:proofErr w:type="gramStart"/>
      <w:r>
        <w:t xml:space="preserve">that </w:t>
      </w:r>
      <w:proofErr w:type="gramEnd"/>
      <w:r w:rsidR="002F2CFE" w:rsidRPr="00C333A0">
        <w:rPr>
          <w:position w:val="-12"/>
        </w:rPr>
        <w:object w:dxaOrig="780" w:dyaOrig="360">
          <v:shape id="_x0000_i1193" type="#_x0000_t75" style="width:39pt;height:18pt" o:ole="" filled="t">
            <v:fill color2="black"/>
            <v:imagedata r:id="rId327" o:title=""/>
          </v:shape>
          <o:OLEObject Type="Embed" ProgID="Equation.DSMT4" ShapeID="_x0000_i1193" DrawAspect="Content" ObjectID="_1325250611" r:id="rId328"/>
        </w:object>
      </w:r>
      <w:r>
        <w:t xml:space="preserve">. This makes it possible for a collision to occur between the rotor and the left edge of the bird. </w:t>
      </w:r>
      <w:r w:rsidR="00A53751">
        <w:t>T</w:t>
      </w:r>
      <w:r>
        <w:t xml:space="preserve">he initial position of the rotor (at </w:t>
      </w:r>
      <w:r w:rsidR="00A53751" w:rsidRPr="00A53751">
        <w:rPr>
          <w:position w:val="-6"/>
        </w:rPr>
        <w:object w:dxaOrig="499" w:dyaOrig="279">
          <v:shape id="_x0000_i1194" type="#_x0000_t75" style="width:24.75pt;height:14.25pt" o:ole="" filled="t">
            <v:fill color2="black"/>
            <v:imagedata r:id="rId329" o:title=""/>
          </v:shape>
          <o:OLEObject Type="Embed" ProgID="Equation.DSMT4" ShapeID="_x0000_i1194" DrawAspect="Content" ObjectID="_1325250612" r:id="rId330"/>
        </w:object>
      </w:r>
      <w:r>
        <w:t>) that will clip corner 3 of the bird as the bird passes through the rotor plan</w:t>
      </w:r>
      <w:r w:rsidRPr="00A53751">
        <w:t>e</w:t>
      </w:r>
      <w:r w:rsidR="00DE5A21">
        <w:t xml:space="preserve"> (the grey circle in </w:t>
      </w:r>
      <w:r w:rsidR="00106B50">
        <w:t>Fig.</w:t>
      </w:r>
      <w:r w:rsidR="00DE5A21">
        <w:t xml:space="preserve"> 5)</w:t>
      </w:r>
      <w:r w:rsidR="00A53751">
        <w:t xml:space="preserve"> is given by:</w:t>
      </w:r>
    </w:p>
    <w:p w:rsidR="00A521F0" w:rsidRDefault="006C5E1C">
      <w:pPr>
        <w:pStyle w:val="MTDisplayEquation"/>
        <w:jc w:val="both"/>
        <w:pPrChange w:id="504" w:author="Lars Holmstrom" w:date="2010-01-17T10:43:00Z">
          <w:pPr>
            <w:pStyle w:val="MTDisplayEquation"/>
          </w:pPr>
        </w:pPrChange>
      </w:pPr>
      <w:r>
        <w:tab/>
      </w:r>
      <w:r w:rsidR="002F2CFE" w:rsidRPr="00A111C9">
        <w:rPr>
          <w:position w:val="-30"/>
        </w:rPr>
        <w:object w:dxaOrig="2400" w:dyaOrig="720">
          <v:shape id="_x0000_i1195" type="#_x0000_t75" style="width:120pt;height:36pt" o:ole="" filled="t">
            <v:fill color2="black"/>
            <v:imagedata r:id="rId331" o:title=""/>
          </v:shape>
          <o:OLEObject Type="Embed" ProgID="Equation.DSMT4" ShapeID="_x0000_i1195" DrawAspect="Content" ObjectID="_1325250613" r:id="rId332"/>
        </w:object>
      </w:r>
    </w:p>
    <w:p w:rsidR="00A521F0" w:rsidRDefault="006C5E1C">
      <w:pPr>
        <w:pStyle w:val="MTDisplayEquation"/>
        <w:jc w:val="both"/>
        <w:pPrChange w:id="505" w:author="Lars Holmstrom" w:date="2010-01-17T10:43:00Z">
          <w:pPr>
            <w:pStyle w:val="MTDisplayEquation"/>
          </w:pPr>
        </w:pPrChange>
      </w:pPr>
      <w:r>
        <w:t>Since the right edge of the bird (</w:t>
      </w:r>
      <w:r w:rsidR="0027548E">
        <w:t>1-4</w:t>
      </w:r>
      <w:r>
        <w:t>) also sweeps to the left through the rotor plane faster than the rotor, it is impossible for the rotor to clip corner 4 of the bird. Therefore, the last possible collision with the bird occurs as corner 1 passes through the rotor plane</w:t>
      </w:r>
      <w:r w:rsidR="00A111C9">
        <w:t xml:space="preserve"> (the black circle in </w:t>
      </w:r>
      <w:r w:rsidR="00106B50">
        <w:t>Fig.</w:t>
      </w:r>
      <w:r w:rsidR="00A111C9">
        <w:t xml:space="preserve"> 5)</w:t>
      </w:r>
      <w:r>
        <w:t>. This point is given by</w:t>
      </w:r>
      <w:r w:rsidR="00141A28">
        <w:t xml:space="preserve"> </w:t>
      </w:r>
      <w:r w:rsidR="00141A28" w:rsidRPr="00141A28">
        <w:rPr>
          <w:position w:val="-12"/>
        </w:rPr>
        <w:object w:dxaOrig="260" w:dyaOrig="360">
          <v:shape id="_x0000_i1196" type="#_x0000_t75" style="width:12.75pt;height:18pt" o:ole="">
            <v:imagedata r:id="rId333" o:title=""/>
          </v:shape>
          <o:OLEObject Type="Embed" ProgID="Equation.DSMT4" ShapeID="_x0000_i1196" DrawAspect="Content" ObjectID="_1325250614" r:id="rId334"/>
        </w:object>
      </w:r>
      <w:r w:rsidR="00141A28">
        <w:t xml:space="preserve"> in (5). </w:t>
      </w:r>
      <w:r>
        <w:t xml:space="preserve">The rotation angle associated with </w:t>
      </w:r>
      <w:r w:rsidR="00A111C9" w:rsidRPr="00A111C9">
        <w:rPr>
          <w:position w:val="-12"/>
        </w:rPr>
        <w:object w:dxaOrig="279" w:dyaOrig="360">
          <v:shape id="_x0000_i1197" type="#_x0000_t75" style="width:14.25pt;height:18pt" o:ole="" filled="t">
            <v:fill color2="black"/>
            <v:imagedata r:id="rId335" o:title=""/>
          </v:shape>
          <o:OLEObject Type="Embed" ProgID="Equation.DSMT4" ShapeID="_x0000_i1197" DrawAspect="Content" ObjectID="_1325250615" r:id="rId336"/>
        </w:object>
      </w:r>
      <w:r>
        <w:t xml:space="preserve"> is</w:t>
      </w:r>
      <w:r w:rsidR="00141A28">
        <w:t xml:space="preserve"> </w:t>
      </w:r>
      <w:r w:rsidR="00141A28" w:rsidRPr="00B12800">
        <w:rPr>
          <w:position w:val="-12"/>
        </w:rPr>
        <w:object w:dxaOrig="360" w:dyaOrig="360">
          <v:shape id="_x0000_i1198" type="#_x0000_t75" style="width:18pt;height:18pt" o:ole="" filled="t">
            <v:fill color2="black"/>
            <v:imagedata r:id="rId194" o:title=""/>
          </v:shape>
          <o:OLEObject Type="Embed" ProgID="Equation.DSMT4" ShapeID="_x0000_i1198" DrawAspect="Content" ObjectID="_1325250616" r:id="rId337"/>
        </w:object>
      </w:r>
      <w:r w:rsidR="00141A28">
        <w:t xml:space="preserve"> and is</w:t>
      </w:r>
      <w:r>
        <w:t xml:space="preserve"> given by</w:t>
      </w:r>
      <w:r w:rsidR="007A1E3F">
        <w:t>:</w:t>
      </w:r>
      <w:r>
        <w:t xml:space="preserve"> </w:t>
      </w:r>
    </w:p>
    <w:p w:rsidR="00A521F0" w:rsidRDefault="00141A28">
      <w:pPr>
        <w:pStyle w:val="MTDisplayEquation"/>
        <w:jc w:val="center"/>
        <w:pPrChange w:id="506" w:author="Lars Holmstrom" w:date="2010-01-17T10:45:00Z">
          <w:pPr>
            <w:pStyle w:val="MTDisplayEquation"/>
          </w:pPr>
        </w:pPrChange>
      </w:pPr>
      <w:r w:rsidRPr="00141A28">
        <w:rPr>
          <w:position w:val="-14"/>
        </w:rPr>
        <w:object w:dxaOrig="1840" w:dyaOrig="400">
          <v:shape id="_x0000_i1199" type="#_x0000_t75" style="width:92.25pt;height:20.25pt" o:ole="" filled="t">
            <v:fill color2="black"/>
            <v:imagedata r:id="rId338" o:title=""/>
          </v:shape>
          <o:OLEObject Type="Embed" ProgID="Equation.DSMT4" ShapeID="_x0000_i1199" DrawAspect="Content" ObjectID="_1325250617" r:id="rId339"/>
        </w:object>
      </w:r>
    </w:p>
    <w:p w:rsidR="00007CC6" w:rsidRDefault="00141A28">
      <w:pPr>
        <w:spacing w:line="480" w:lineRule="auto"/>
        <w:jc w:val="both"/>
      </w:pPr>
      <w:r>
        <w:t>The probability of a collision as the bird passes through the rotor plane is therefore given by:</w:t>
      </w:r>
    </w:p>
    <w:p w:rsidR="00A521F0" w:rsidRDefault="00141A28">
      <w:pPr>
        <w:pStyle w:val="MTDisplayEquation"/>
        <w:jc w:val="center"/>
        <w:pPrChange w:id="507" w:author="Lars Holmstrom" w:date="2010-01-17T10:45:00Z">
          <w:pPr>
            <w:pStyle w:val="MTDisplayEquation"/>
          </w:pPr>
        </w:pPrChange>
      </w:pPr>
      <w:r w:rsidRPr="007807D0">
        <w:rPr>
          <w:position w:val="-58"/>
        </w:rPr>
        <w:object w:dxaOrig="2880" w:dyaOrig="1280">
          <v:shape id="_x0000_i1200" type="#_x0000_t75" style="width:2in;height:63.75pt" o:ole="">
            <v:imagedata r:id="rId340" o:title=""/>
          </v:shape>
          <o:OLEObject Type="Embed" ProgID="Equation.DSMT4" ShapeID="_x0000_i1200" DrawAspect="Content" ObjectID="_1325250618" r:id="rId341"/>
        </w:object>
      </w:r>
    </w:p>
    <w:p w:rsidR="00007CC6" w:rsidRDefault="00141A28">
      <w:pPr>
        <w:spacing w:line="480" w:lineRule="auto"/>
        <w:jc w:val="both"/>
      </w:pPr>
      <w:proofErr w:type="gramStart"/>
      <w:r>
        <w:t>using</w:t>
      </w:r>
      <w:proofErr w:type="gramEnd"/>
      <w:r>
        <w:t xml:space="preserve"> </w:t>
      </w:r>
      <w:r w:rsidRPr="0079353C">
        <w:rPr>
          <w:position w:val="-12"/>
        </w:rPr>
        <w:object w:dxaOrig="180" w:dyaOrig="360">
          <v:shape id="_x0000_i1201" type="#_x0000_t75" style="width:9pt;height:18pt" o:ole="">
            <v:imagedata r:id="rId342" o:title=""/>
          </v:shape>
          <o:OLEObject Type="Embed" ProgID="Equation.DSMT4" ShapeID="_x0000_i1201" DrawAspect="Content" ObjectID="_1325250619" r:id="rId343"/>
        </w:object>
      </w:r>
      <w:r>
        <w:t xml:space="preserve"> in (4).</w:t>
      </w:r>
    </w:p>
    <w:p w:rsidR="00007CC6" w:rsidRDefault="006C5E1C">
      <w:pPr>
        <w:spacing w:line="480" w:lineRule="auto"/>
        <w:ind w:firstLine="720"/>
        <w:jc w:val="both"/>
        <w:rPr>
          <w:ins w:id="508" w:author="Lars Holmstrom" w:date="2010-01-17T12:54:00Z"/>
        </w:rPr>
      </w:pPr>
      <w:r>
        <w:lastRenderedPageBreak/>
        <w:t>The same analysis applies for</w:t>
      </w:r>
      <w:r w:rsidR="00A111C9" w:rsidRPr="00A111C9">
        <w:rPr>
          <w:position w:val="-6"/>
        </w:rPr>
        <w:object w:dxaOrig="540" w:dyaOrig="279">
          <v:shape id="_x0000_i1202" type="#_x0000_t75" style="width:27pt;height:14.25pt" o:ole="" filled="t">
            <v:fill color2="black"/>
            <v:imagedata r:id="rId344" o:title=""/>
          </v:shape>
          <o:OLEObject Type="Embed" ProgID="Equation.DSMT4" ShapeID="_x0000_i1202" DrawAspect="Content" ObjectID="_1325250620" r:id="rId345"/>
        </w:object>
      </w:r>
      <w:r>
        <w:t xml:space="preserve">, </w:t>
      </w:r>
      <w:r w:rsidR="00A111C9" w:rsidRPr="00A111C9">
        <w:rPr>
          <w:position w:val="-10"/>
        </w:rPr>
        <w:object w:dxaOrig="560" w:dyaOrig="320">
          <v:shape id="_x0000_i1203" type="#_x0000_t75" style="width:27.75pt;height:15.75pt" o:ole="" filled="t">
            <v:fill color2="black"/>
            <v:imagedata r:id="rId346" o:title=""/>
          </v:shape>
          <o:OLEObject Type="Embed" ProgID="Equation.DSMT4" ShapeID="_x0000_i1203" DrawAspect="Content" ObjectID="_1325250621" r:id="rId347"/>
        </w:object>
      </w:r>
      <w:r>
        <w:t xml:space="preserve"> in downwind flight </w:t>
      </w:r>
      <w:proofErr w:type="gramStart"/>
      <w:r>
        <w:t>and</w:t>
      </w:r>
      <w:r w:rsidR="00A111C9">
        <w:t xml:space="preserve"> </w:t>
      </w:r>
      <w:proofErr w:type="gramEnd"/>
      <w:r w:rsidR="00A111C9" w:rsidRPr="00A111C9">
        <w:rPr>
          <w:position w:val="-6"/>
        </w:rPr>
        <w:object w:dxaOrig="540" w:dyaOrig="279">
          <v:shape id="_x0000_i1204" type="#_x0000_t75" style="width:27pt;height:14.25pt" o:ole="" filled="t">
            <v:fill color2="black"/>
            <v:imagedata r:id="rId348" o:title=""/>
          </v:shape>
          <o:OLEObject Type="Embed" ProgID="Equation.DSMT4" ShapeID="_x0000_i1204" DrawAspect="Content" ObjectID="_1325250622" r:id="rId349"/>
        </w:object>
      </w:r>
      <w:r>
        <w:t xml:space="preserve">, </w:t>
      </w:r>
      <w:r w:rsidR="00A111C9" w:rsidRPr="00A111C9">
        <w:rPr>
          <w:position w:val="-10"/>
        </w:rPr>
        <w:object w:dxaOrig="560" w:dyaOrig="320">
          <v:shape id="_x0000_i1205" type="#_x0000_t75" style="width:27.75pt;height:15.75pt" o:ole="" filled="t">
            <v:fill color2="black"/>
            <v:imagedata r:id="rId350" o:title=""/>
          </v:shape>
          <o:OLEObject Type="Embed" ProgID="Equation.DSMT4" ShapeID="_x0000_i1205" DrawAspect="Content" ObjectID="_1325250623" r:id="rId351"/>
        </w:object>
      </w:r>
      <w:r>
        <w:t xml:space="preserve"> in upwind flight except the corner definitions must be swapped to account for the negative angle of approach where corner 1 is the first to intercept the rotor plane. </w:t>
      </w:r>
    </w:p>
    <w:p w:rsidR="00B64602" w:rsidRDefault="00B64602">
      <w:pPr>
        <w:spacing w:line="480" w:lineRule="auto"/>
        <w:ind w:firstLine="720"/>
        <w:jc w:val="both"/>
        <w:rPr>
          <w:ins w:id="509" w:author="Lars Holmstrom" w:date="2010-01-17T12:54:00Z"/>
        </w:rPr>
      </w:pPr>
    </w:p>
    <w:p w:rsidR="00B64602" w:rsidRDefault="00B64602">
      <w:pPr>
        <w:spacing w:line="480" w:lineRule="auto"/>
        <w:ind w:firstLine="720"/>
        <w:jc w:val="both"/>
        <w:rPr>
          <w:ins w:id="510" w:author="Lars Holmstrom" w:date="2010-01-17T12:54:00Z"/>
        </w:rPr>
      </w:pPr>
    </w:p>
    <w:p w:rsidR="00B64602" w:rsidRDefault="00B64602">
      <w:pPr>
        <w:spacing w:line="480" w:lineRule="auto"/>
        <w:ind w:firstLine="720"/>
        <w:jc w:val="both"/>
        <w:rPr>
          <w:ins w:id="511" w:author="Lars Holmstrom" w:date="2010-01-17T12:54:00Z"/>
        </w:rPr>
      </w:pPr>
    </w:p>
    <w:p w:rsidR="00B64602" w:rsidRDefault="00B64602">
      <w:pPr>
        <w:spacing w:line="480" w:lineRule="auto"/>
        <w:ind w:firstLine="720"/>
        <w:jc w:val="both"/>
      </w:pPr>
    </w:p>
    <w:p w:rsidR="00007CC6" w:rsidRDefault="00274E12">
      <w:pPr>
        <w:spacing w:line="480" w:lineRule="auto"/>
        <w:jc w:val="both"/>
        <w:rPr>
          <w:b/>
        </w:rPr>
      </w:pPr>
      <w:r>
        <w:rPr>
          <w:b/>
        </w:rPr>
        <w:t xml:space="preserve">2.9 </w:t>
      </w:r>
      <w:r w:rsidR="006C5E1C">
        <w:rPr>
          <w:b/>
        </w:rPr>
        <w:t xml:space="preserve">Accounting for </w:t>
      </w:r>
      <w:r w:rsidR="00BF1E2F">
        <w:rPr>
          <w:b/>
        </w:rPr>
        <w:t xml:space="preserve">3-D </w:t>
      </w:r>
      <w:r w:rsidR="006C5E1C">
        <w:rPr>
          <w:b/>
        </w:rPr>
        <w:t>Rotor Blades</w:t>
      </w:r>
    </w:p>
    <w:p w:rsidR="00007CC6" w:rsidRDefault="00517A0E">
      <w:pPr>
        <w:spacing w:line="480" w:lineRule="auto"/>
        <w:jc w:val="both"/>
      </w:pPr>
      <w:r>
        <w:t xml:space="preserve">We adapted existing </w:t>
      </w:r>
      <w:r w:rsidR="006C5E1C">
        <w:t xml:space="preserve">methods </w:t>
      </w:r>
      <w:r>
        <w:t xml:space="preserve">to include the </w:t>
      </w:r>
      <w:r w:rsidR="006C5E1C">
        <w:t xml:space="preserve">effects of </w:t>
      </w:r>
      <w:r w:rsidR="00BF1E2F">
        <w:t>3-D</w:t>
      </w:r>
      <w:r w:rsidR="006C5E1C">
        <w:t xml:space="preserve"> rotor blades (Tucker 1996</w:t>
      </w:r>
      <w:r w:rsidR="001162E2">
        <w:t>a</w:t>
      </w:r>
      <w:r w:rsidR="006C5E1C">
        <w:t xml:space="preserve">). The chord length </w:t>
      </w:r>
      <w:r w:rsidR="00A111C9" w:rsidRPr="00A111C9">
        <w:rPr>
          <w:position w:val="-6"/>
        </w:rPr>
        <w:object w:dxaOrig="180" w:dyaOrig="220">
          <v:shape id="_x0000_i1206" type="#_x0000_t75" style="width:9pt;height:11.25pt" o:ole="" filled="t">
            <v:fill color2="black"/>
            <v:imagedata r:id="rId352" o:title=""/>
          </v:shape>
          <o:OLEObject Type="Embed" ProgID="Equation.DSMT4" ShapeID="_x0000_i1206" DrawAspect="Content" ObjectID="_1325250624" r:id="rId353"/>
        </w:object>
      </w:r>
      <w:r w:rsidR="006C5E1C">
        <w:t xml:space="preserve"> and rotation </w:t>
      </w:r>
      <w:r w:rsidR="00A111C9" w:rsidRPr="00A111C9">
        <w:rPr>
          <w:position w:val="-10"/>
        </w:rPr>
        <w:object w:dxaOrig="240" w:dyaOrig="320">
          <v:shape id="_x0000_i1207" type="#_x0000_t75" style="width:12pt;height:15.75pt" o:ole="" filled="t">
            <v:fill color2="black"/>
            <v:imagedata r:id="rId354" o:title=""/>
          </v:shape>
          <o:OLEObject Type="Embed" ProgID="Equation.DSMT4" ShapeID="_x0000_i1207" DrawAspect="Content" ObjectID="_1325250625" r:id="rId355"/>
        </w:object>
      </w:r>
      <w:r w:rsidR="006C5E1C">
        <w:t xml:space="preserve"> at each point along the length of the rotor </w:t>
      </w:r>
      <w:r w:rsidR="00243DAA" w:rsidRPr="00243DAA">
        <w:rPr>
          <w:position w:val="-4"/>
        </w:rPr>
        <w:object w:dxaOrig="180" w:dyaOrig="200">
          <v:shape id="_x0000_i1208" type="#_x0000_t75" style="width:9pt;height:9.75pt" o:ole="">
            <v:imagedata r:id="rId356" o:title=""/>
          </v:shape>
          <o:OLEObject Type="Embed" ProgID="Equation.DSMT4" ShapeID="_x0000_i1208" DrawAspect="Content" ObjectID="_1325250626" r:id="rId357"/>
        </w:object>
      </w:r>
      <w:r w:rsidR="00243DAA">
        <w:t xml:space="preserve"> </w:t>
      </w:r>
      <w:r w:rsidR="006C5E1C">
        <w:t>are defined as:</w:t>
      </w:r>
    </w:p>
    <w:p w:rsidR="005237C6" w:rsidRDefault="00801B4D" w:rsidP="00837270">
      <w:pPr>
        <w:spacing w:line="480" w:lineRule="auto"/>
        <w:jc w:val="center"/>
        <w:pPrChange w:id="512" w:author="Lars Holmstrom" w:date="2010-01-17T12:39:00Z">
          <w:pPr>
            <w:spacing w:line="480" w:lineRule="auto"/>
            <w:jc w:val="center"/>
          </w:pPr>
        </w:pPrChange>
      </w:pPr>
      <w:del w:id="513" w:author="Lars Holmstrom" w:date="2010-01-17T12:38:00Z">
        <w:r w:rsidRPr="00801B4D" w:rsidDel="00837270">
          <w:rPr>
            <w:position w:val="-60"/>
          </w:rPr>
          <w:pict>
            <v:shape id="_x0000_i1209" type="#_x0000_t75" style="width:315.75pt;height:66pt" filled="t">
              <v:fill color2="black"/>
              <v:imagedata r:id="rId358" o:title=""/>
            </v:shape>
          </w:pict>
        </w:r>
      </w:del>
      <m:oMath>
        <w:ins w:id="514" w:author="Lars Holmstrom" w:date="2010-01-17T12:38:00Z">
          <m:r>
            <w:rPr>
              <w:rFonts w:ascii="Cambria Math" w:hAnsi="Cambria Math"/>
            </w:rPr>
            <m:t>c=</m:t>
          </m:r>
        </w:ins>
        <m:d>
          <m:dPr>
            <m:begChr m:val="{"/>
            <m:endChr m:val="}"/>
            <m:ctrlPr>
              <w:ins w:id="515" w:author="Lars Holmstrom" w:date="2010-01-17T12:38:00Z">
                <w:rPr>
                  <w:rFonts w:ascii="Cambria Math" w:hAnsi="Cambria Math"/>
                  <w:i/>
                </w:rPr>
              </w:ins>
            </m:ctrlPr>
          </m:dPr>
          <m:e>
            <m:m>
              <m:mPr>
                <m:mcs>
                  <m:mc>
                    <m:mcPr>
                      <m:count m:val="2"/>
                      <m:mcJc m:val="center"/>
                    </m:mcPr>
                  </m:mc>
                </m:mcs>
                <m:ctrlPr>
                  <w:ins w:id="516" w:author="Lars Holmstrom" w:date="2010-01-17T12:38:00Z">
                    <w:rPr>
                      <w:rFonts w:ascii="Cambria Math" w:hAnsi="Cambria Math"/>
                      <w:i/>
                    </w:rPr>
                  </w:ins>
                </m:ctrlPr>
              </m:mPr>
              <m:mr>
                <m:e>
                  <m:sSub>
                    <m:sSubPr>
                      <m:ctrlPr>
                        <w:ins w:id="517" w:author="Lars Holmstrom" w:date="2010-01-17T12:38:00Z">
                          <w:rPr>
                            <w:rFonts w:ascii="Cambria Math" w:hAnsi="Cambria Math"/>
                            <w:i/>
                          </w:rPr>
                        </w:ins>
                      </m:ctrlPr>
                    </m:sSubPr>
                    <m:e>
                      <w:ins w:id="518" w:author="Lars Holmstrom" w:date="2010-01-17T12:38:00Z">
                        <m:r>
                          <w:rPr>
                            <w:rFonts w:ascii="Cambria Math" w:hAnsi="Cambria Math"/>
                          </w:rPr>
                          <m:t>c</m:t>
                        </m:r>
                      </w:ins>
                    </m:e>
                    <m:sub>
                      <w:ins w:id="519" w:author="Lars Holmstrom" w:date="2010-01-17T12:38:00Z">
                        <m:r>
                          <w:rPr>
                            <w:rFonts w:ascii="Cambria Math" w:hAnsi="Cambria Math"/>
                          </w:rPr>
                          <m:t>base</m:t>
                        </m:r>
                      </w:ins>
                    </m:sub>
                  </m:sSub>
                </m:e>
                <m:e>
                  <w:ins w:id="520" w:author="Lars Holmstrom" w:date="2010-01-17T12:38:00Z">
                    <m:r>
                      <m:rPr>
                        <m:nor/>
                      </m:rPr>
                      <w:rPr>
                        <w:rFonts w:ascii="Cambria Math" w:hAnsi="Cambria Math"/>
                      </w:rPr>
                      <m:t xml:space="preserve">for </m:t>
                    </m:r>
                  </w:ins>
                  <m:f>
                    <m:fPr>
                      <m:ctrlPr>
                        <w:ins w:id="521" w:author="Lars Holmstrom" w:date="2010-01-17T12:38:00Z">
                          <w:rPr>
                            <w:rFonts w:ascii="Cambria Math" w:hAnsi="Cambria Math"/>
                            <w:i/>
                          </w:rPr>
                        </w:ins>
                      </m:ctrlPr>
                    </m:fPr>
                    <m:num>
                      <w:ins w:id="522" w:author="Lars Holmstrom" w:date="2010-01-17T12:38:00Z">
                        <m:r>
                          <w:rPr>
                            <w:rFonts w:ascii="Cambria Math" w:hAnsi="Cambria Math"/>
                          </w:rPr>
                          <m:t>r</m:t>
                        </m:r>
                      </w:ins>
                    </m:num>
                    <m:den>
                      <w:ins w:id="523" w:author="Lars Holmstrom" w:date="2010-01-17T12:38:00Z">
                        <m:r>
                          <w:rPr>
                            <w:rFonts w:ascii="Cambria Math" w:hAnsi="Cambria Math"/>
                          </w:rPr>
                          <m:t>R</m:t>
                        </m:r>
                      </w:ins>
                    </m:den>
                  </m:f>
                  <w:ins w:id="524" w:author="Lars Holmstrom" w:date="2010-01-17T12:38:00Z">
                    <m:r>
                      <w:rPr>
                        <w:rFonts w:ascii="Cambria Math" w:hAnsi="Cambria Math"/>
                      </w:rPr>
                      <m:t>&lt;0.1</m:t>
                    </m:r>
                  </w:ins>
                </m:e>
              </m:mr>
              <m:mr>
                <m:e>
                  <m:sSub>
                    <m:sSubPr>
                      <m:ctrlPr>
                        <w:ins w:id="525" w:author="Lars Holmstrom" w:date="2010-01-17T12:38:00Z">
                          <w:rPr>
                            <w:rFonts w:ascii="Cambria Math" w:hAnsi="Cambria Math"/>
                            <w:i/>
                          </w:rPr>
                        </w:ins>
                      </m:ctrlPr>
                    </m:sSubPr>
                    <m:e>
                      <w:ins w:id="526" w:author="Lars Holmstrom" w:date="2010-01-17T12:38:00Z">
                        <m:r>
                          <w:rPr>
                            <w:rFonts w:ascii="Cambria Math" w:hAnsi="Cambria Math"/>
                          </w:rPr>
                          <m:t>c</m:t>
                        </m:r>
                      </w:ins>
                    </m:e>
                    <m:sub>
                      <w:ins w:id="527" w:author="Lars Holmstrom" w:date="2010-01-17T12:38:00Z">
                        <m:r>
                          <w:rPr>
                            <w:rFonts w:ascii="Cambria Math" w:hAnsi="Cambria Math"/>
                          </w:rPr>
                          <m:t>max</m:t>
                        </m:r>
                      </w:ins>
                    </m:sub>
                  </m:sSub>
                </m:e>
                <m:e>
                  <w:ins w:id="528" w:author="Lars Holmstrom" w:date="2010-01-17T12:38:00Z">
                    <m:r>
                      <w:rPr>
                        <w:rFonts w:ascii="Cambria Math" w:hAnsi="Cambria Math"/>
                      </w:rPr>
                      <m:t>0.1&lt;</m:t>
                    </m:r>
                  </w:ins>
                  <m:f>
                    <m:fPr>
                      <m:ctrlPr>
                        <w:ins w:id="529" w:author="Lars Holmstrom" w:date="2010-01-17T12:38:00Z">
                          <w:rPr>
                            <w:rFonts w:ascii="Cambria Math" w:hAnsi="Cambria Math"/>
                            <w:i/>
                          </w:rPr>
                        </w:ins>
                      </m:ctrlPr>
                    </m:fPr>
                    <m:num>
                      <w:ins w:id="530" w:author="Lars Holmstrom" w:date="2010-01-17T12:38:00Z">
                        <m:r>
                          <w:rPr>
                            <w:rFonts w:ascii="Cambria Math" w:hAnsi="Cambria Math"/>
                          </w:rPr>
                          <m:t>r</m:t>
                        </m:r>
                      </w:ins>
                    </m:num>
                    <m:den>
                      <w:ins w:id="531" w:author="Lars Holmstrom" w:date="2010-01-17T12:38:00Z">
                        <m:r>
                          <w:rPr>
                            <w:rFonts w:ascii="Cambria Math" w:hAnsi="Cambria Math"/>
                          </w:rPr>
                          <m:t>R</m:t>
                        </m:r>
                      </w:ins>
                    </m:den>
                  </m:f>
                  <w:ins w:id="532" w:author="Lars Holmstrom" w:date="2010-01-17T12:38:00Z">
                    <m:r>
                      <w:rPr>
                        <w:rFonts w:ascii="Cambria Math" w:hAnsi="Cambria Math"/>
                      </w:rPr>
                      <m:t>&lt;0.25</m:t>
                    </m:r>
                  </w:ins>
                </m:e>
              </m:mr>
              <m:mr>
                <m:e>
                  <m:sSub>
                    <m:sSubPr>
                      <m:ctrlPr>
                        <w:ins w:id="533" w:author="Lars Holmstrom" w:date="2010-01-17T12:38:00Z">
                          <w:rPr>
                            <w:rFonts w:ascii="Cambria Math" w:hAnsi="Cambria Math"/>
                            <w:i/>
                          </w:rPr>
                        </w:ins>
                      </m:ctrlPr>
                    </m:sSubPr>
                    <m:e>
                      <w:ins w:id="534" w:author="Lars Holmstrom" w:date="2010-01-17T12:38:00Z">
                        <m:r>
                          <w:rPr>
                            <w:rFonts w:ascii="Cambria Math" w:hAnsi="Cambria Math"/>
                          </w:rPr>
                          <m:t>c</m:t>
                        </m:r>
                      </w:ins>
                    </m:e>
                    <m:sub>
                      <w:ins w:id="535" w:author="Lars Holmstrom" w:date="2010-01-17T12:38:00Z">
                        <m:r>
                          <m:rPr>
                            <m:sty m:val="p"/>
                          </m:rPr>
                          <w:rPr>
                            <w:rFonts w:ascii="Cambria Math" w:hAnsi="Cambria Math"/>
                          </w:rPr>
                          <m:t>max</m:t>
                        </m:r>
                      </w:ins>
                    </m:sub>
                  </m:sSub>
                  <m:d>
                    <m:dPr>
                      <m:ctrlPr>
                        <w:ins w:id="536" w:author="Lars Holmstrom" w:date="2010-01-17T12:38:00Z">
                          <w:rPr>
                            <w:rFonts w:ascii="Cambria Math" w:hAnsi="Cambria Math"/>
                            <w:i/>
                          </w:rPr>
                        </w:ins>
                      </m:ctrlPr>
                    </m:dPr>
                    <m:e>
                      <w:ins w:id="537" w:author="Lars Holmstrom" w:date="2010-01-17T12:38:00Z">
                        <m:r>
                          <w:rPr>
                            <w:rFonts w:ascii="Cambria Math" w:hAnsi="Cambria Math"/>
                          </w:rPr>
                          <m:t>1.46-</m:t>
                        </m:r>
                      </w:ins>
                      <m:f>
                        <m:fPr>
                          <m:ctrlPr>
                            <w:ins w:id="538" w:author="Lars Holmstrom" w:date="2010-01-17T12:38:00Z">
                              <w:rPr>
                                <w:rFonts w:ascii="Cambria Math" w:hAnsi="Cambria Math"/>
                                <w:i/>
                              </w:rPr>
                            </w:ins>
                          </m:ctrlPr>
                        </m:fPr>
                        <m:num>
                          <w:ins w:id="539" w:author="Lars Holmstrom" w:date="2010-01-17T12:38:00Z">
                            <m:r>
                              <w:rPr>
                                <w:rFonts w:ascii="Cambria Math" w:hAnsi="Cambria Math"/>
                              </w:rPr>
                              <m:t>2.09r</m:t>
                            </m:r>
                          </w:ins>
                        </m:num>
                        <m:den>
                          <w:ins w:id="540" w:author="Lars Holmstrom" w:date="2010-01-17T12:38:00Z">
                            <m:r>
                              <w:rPr>
                                <w:rFonts w:ascii="Cambria Math" w:hAnsi="Cambria Math"/>
                              </w:rPr>
                              <m:t>R</m:t>
                            </m:r>
                          </w:ins>
                        </m:den>
                      </m:f>
                      <w:ins w:id="541" w:author="Lars Holmstrom" w:date="2010-01-17T12:38:00Z">
                        <m:r>
                          <w:rPr>
                            <w:rFonts w:ascii="Cambria Math" w:hAnsi="Cambria Math"/>
                          </w:rPr>
                          <m:t>+</m:t>
                        </m:r>
                      </w:ins>
                      <m:f>
                        <m:fPr>
                          <m:ctrlPr>
                            <w:ins w:id="542" w:author="Lars Holmstrom" w:date="2010-01-17T12:38:00Z">
                              <w:rPr>
                                <w:rFonts w:ascii="Cambria Math" w:hAnsi="Cambria Math"/>
                                <w:i/>
                              </w:rPr>
                            </w:ins>
                          </m:ctrlPr>
                        </m:fPr>
                        <m:num>
                          <w:ins w:id="543" w:author="Lars Holmstrom" w:date="2010-01-17T12:38:00Z">
                            <m:r>
                              <w:rPr>
                                <w:rFonts w:ascii="Cambria Math" w:hAnsi="Cambria Math"/>
                              </w:rPr>
                              <m:t>0.87</m:t>
                            </m:r>
                          </w:ins>
                          <m:sSup>
                            <m:sSupPr>
                              <m:ctrlPr>
                                <w:ins w:id="544" w:author="Lars Holmstrom" w:date="2010-01-17T12:38:00Z">
                                  <w:rPr>
                                    <w:rFonts w:ascii="Cambria Math" w:hAnsi="Cambria Math"/>
                                    <w:i/>
                                  </w:rPr>
                                </w:ins>
                              </m:ctrlPr>
                            </m:sSupPr>
                            <m:e>
                              <w:ins w:id="545" w:author="Lars Holmstrom" w:date="2010-01-17T12:38:00Z">
                                <m:r>
                                  <w:rPr>
                                    <w:rFonts w:ascii="Cambria Math" w:hAnsi="Cambria Math"/>
                                  </w:rPr>
                                  <m:t>r</m:t>
                                </m:r>
                              </w:ins>
                            </m:e>
                            <m:sup>
                              <w:ins w:id="546" w:author="Lars Holmstrom" w:date="2010-01-17T12:38:00Z">
                                <m:r>
                                  <w:rPr>
                                    <w:rFonts w:ascii="Cambria Math" w:hAnsi="Cambria Math"/>
                                  </w:rPr>
                                  <m:t>2</m:t>
                                </m:r>
                              </w:ins>
                            </m:sup>
                          </m:sSup>
                        </m:num>
                        <m:den>
                          <m:sSup>
                            <m:sSupPr>
                              <m:ctrlPr>
                                <w:ins w:id="547" w:author="Lars Holmstrom" w:date="2010-01-17T12:38:00Z">
                                  <w:rPr>
                                    <w:rFonts w:ascii="Cambria Math" w:hAnsi="Cambria Math"/>
                                    <w:i/>
                                  </w:rPr>
                                </w:ins>
                              </m:ctrlPr>
                            </m:sSupPr>
                            <m:e>
                              <w:ins w:id="548" w:author="Lars Holmstrom" w:date="2010-01-17T12:38:00Z">
                                <m:r>
                                  <w:rPr>
                                    <w:rFonts w:ascii="Cambria Math" w:hAnsi="Cambria Math"/>
                                  </w:rPr>
                                  <m:t>R</m:t>
                                </m:r>
                              </w:ins>
                            </m:e>
                            <m:sup>
                              <w:ins w:id="549" w:author="Lars Holmstrom" w:date="2010-01-17T12:38:00Z">
                                <m:r>
                                  <w:rPr>
                                    <w:rFonts w:ascii="Cambria Math" w:hAnsi="Cambria Math"/>
                                  </w:rPr>
                                  <m:t>2</m:t>
                                </m:r>
                              </w:ins>
                            </m:sup>
                          </m:sSup>
                        </m:den>
                      </m:f>
                    </m:e>
                  </m:d>
                </m:e>
                <m:e>
                  <w:ins w:id="550" w:author="Lars Holmstrom" w:date="2010-01-17T12:38:00Z">
                    <m:r>
                      <w:rPr>
                        <w:rFonts w:ascii="Cambria Math" w:hAnsi="Cambria Math"/>
                      </w:rPr>
                      <m:t>0.25≤</m:t>
                    </m:r>
                  </w:ins>
                  <m:f>
                    <m:fPr>
                      <m:ctrlPr>
                        <w:ins w:id="551" w:author="Lars Holmstrom" w:date="2010-01-17T12:38:00Z">
                          <w:rPr>
                            <w:rFonts w:ascii="Cambria Math" w:hAnsi="Cambria Math"/>
                            <w:i/>
                          </w:rPr>
                        </w:ins>
                      </m:ctrlPr>
                    </m:fPr>
                    <m:num>
                      <w:ins w:id="552" w:author="Lars Holmstrom" w:date="2010-01-17T12:38:00Z">
                        <m:r>
                          <w:rPr>
                            <w:rFonts w:ascii="Cambria Math" w:hAnsi="Cambria Math"/>
                          </w:rPr>
                          <m:t>r</m:t>
                        </m:r>
                      </w:ins>
                    </m:num>
                    <m:den>
                      <w:ins w:id="553" w:author="Lars Holmstrom" w:date="2010-01-17T12:38:00Z">
                        <m:r>
                          <w:rPr>
                            <w:rFonts w:ascii="Cambria Math" w:hAnsi="Cambria Math"/>
                          </w:rPr>
                          <m:t>R</m:t>
                        </m:r>
                      </w:ins>
                    </m:den>
                  </m:f>
                  <w:ins w:id="554" w:author="Lars Holmstrom" w:date="2010-01-17T12:38:00Z">
                    <m:r>
                      <w:rPr>
                        <w:rFonts w:ascii="Cambria Math" w:hAnsi="Cambria Math"/>
                      </w:rPr>
                      <m:t>≤1</m:t>
                    </m:r>
                  </w:ins>
                </m:e>
              </m:mr>
            </m:m>
          </m:e>
        </m:d>
      </m:oMath>
    </w:p>
    <w:p w:rsidR="00007CC6" w:rsidDel="00F8242E" w:rsidRDefault="006C5E1C" w:rsidP="00F8242E">
      <w:pPr>
        <w:spacing w:line="480" w:lineRule="auto"/>
        <w:jc w:val="both"/>
        <w:rPr>
          <w:del w:id="555" w:author="Lars Holmstrom" w:date="2010-01-17T12:51:00Z"/>
        </w:rPr>
        <w:pPrChange w:id="556" w:author="Lars Holmstrom" w:date="2010-01-17T12:51:00Z">
          <w:pPr>
            <w:spacing w:line="480" w:lineRule="auto"/>
            <w:jc w:val="both"/>
          </w:pPr>
        </w:pPrChange>
      </w:pPr>
      <w:proofErr w:type="gramStart"/>
      <w:r>
        <w:t>and</w:t>
      </w:r>
      <w:proofErr w:type="gramEnd"/>
    </w:p>
    <w:p w:rsidR="00007CC6" w:rsidRDefault="00A111C9" w:rsidP="00F8242E">
      <w:pPr>
        <w:spacing w:line="480" w:lineRule="auto"/>
        <w:jc w:val="both"/>
        <w:rPr>
          <w:ins w:id="557" w:author="Lars Holmstrom" w:date="2010-01-17T12:44:00Z"/>
          <w:position w:val="-10"/>
        </w:rPr>
        <w:pPrChange w:id="558" w:author="Lars Holmstrom" w:date="2010-01-17T12:51:00Z">
          <w:pPr>
            <w:spacing w:line="480" w:lineRule="auto"/>
            <w:jc w:val="center"/>
          </w:pPr>
        </w:pPrChange>
      </w:pPr>
      <w:del w:id="559" w:author="Lars Holmstrom" w:date="2010-01-17T12:51:00Z">
        <w:r w:rsidRPr="00A111C9" w:rsidDel="00F8242E">
          <w:rPr>
            <w:position w:val="-10"/>
          </w:rPr>
          <w:object w:dxaOrig="4140" w:dyaOrig="360">
            <v:shape id="_x0000_i1210" type="#_x0000_t75" style="width:207pt;height:18pt" o:ole="" filled="t">
              <v:fill color2="black"/>
              <v:imagedata r:id="rId359" o:title=""/>
            </v:shape>
            <o:OLEObject Type="Embed" ProgID="Equation.DSMT4" ShapeID="_x0000_i1210" DrawAspect="Content" ObjectID="_1325250627" r:id="rId360"/>
          </w:object>
        </w:r>
      </w:del>
    </w:p>
    <w:p w:rsidR="00D17775" w:rsidRDefault="00D17775">
      <w:pPr>
        <w:spacing w:line="480" w:lineRule="auto"/>
        <w:jc w:val="center"/>
      </w:pPr>
      <m:oMathPara>
        <m:oMathParaPr>
          <m:jc m:val="center"/>
        </m:oMathParaPr>
        <m:oMath>
          <w:ins w:id="560" w:author="Lars Holmstrom" w:date="2010-01-17T12:51:00Z">
            <m:r>
              <w:rPr>
                <w:rFonts w:ascii="Cambria Math" w:hAnsi="Cambria Math"/>
              </w:rPr>
              <m:t>β=</m:t>
            </m:r>
          </w:ins>
          <m:d>
            <m:dPr>
              <m:begChr m:val="{"/>
              <m:endChr m:val="}"/>
              <m:ctrlPr>
                <w:ins w:id="561" w:author="Lars Holmstrom" w:date="2010-01-17T12:51:00Z">
                  <w:rPr>
                    <w:rFonts w:ascii="Cambria Math" w:hAnsi="Cambria Math"/>
                    <w:i/>
                  </w:rPr>
                </w:ins>
              </m:ctrlPr>
            </m:dPr>
            <m:e>
              <m:m>
                <m:mPr>
                  <m:mcs>
                    <m:mc>
                      <m:mcPr>
                        <m:count m:val="2"/>
                        <m:mcJc m:val="center"/>
                      </m:mcPr>
                    </m:mc>
                  </m:mcs>
                  <m:ctrlPr>
                    <w:ins w:id="562" w:author="Lars Holmstrom" w:date="2010-01-17T12:51:00Z">
                      <w:rPr>
                        <w:rFonts w:ascii="Cambria Math" w:hAnsi="Cambria Math"/>
                        <w:i/>
                      </w:rPr>
                    </w:ins>
                  </m:ctrlPr>
                </m:mPr>
                <m:mr>
                  <m:e>
                    <m:sSup>
                      <m:sSupPr>
                        <m:ctrlPr>
                          <w:ins w:id="563" w:author="Lars Holmstrom" w:date="2010-01-17T12:51:00Z">
                            <w:rPr>
                              <w:rFonts w:ascii="Cambria Math" w:hAnsi="Cambria Math"/>
                              <w:i/>
                            </w:rPr>
                          </w:ins>
                        </m:ctrlPr>
                      </m:sSupPr>
                      <m:e>
                        <w:ins w:id="564" w:author="Lars Holmstrom" w:date="2010-01-17T12:51:00Z">
                          <m:r>
                            <w:rPr>
                              <w:rFonts w:ascii="Cambria Math" w:hAnsi="Cambria Math"/>
                            </w:rPr>
                            <m:t xml:space="preserve">0.64 </m:t>
                          </m:r>
                          <m:r>
                            <m:rPr>
                              <m:nor/>
                            </m:rPr>
                            <w:rPr>
                              <w:rFonts w:ascii="Cambria Math" w:hAnsi="Cambria Math"/>
                            </w:rPr>
                            <m:t>arctan(0.8/R-0.15)</m:t>
                          </m:r>
                        </w:ins>
                      </m:e>
                      <m:sup>
                        <w:ins w:id="565" w:author="Lars Holmstrom" w:date="2010-01-17T12:51:00Z">
                          <m:r>
                            <w:rPr>
                              <w:rFonts w:ascii="Cambria Math" w:hAnsi="Cambria Math"/>
                            </w:rPr>
                            <m:t>-1</m:t>
                          </m:r>
                        </w:ins>
                      </m:sup>
                    </m:sSup>
                  </m:e>
                  <m:e>
                    <w:ins w:id="566" w:author="Lars Holmstrom" w:date="2010-01-17T12:51:00Z">
                      <m:r>
                        <m:rPr>
                          <m:nor/>
                        </m:rPr>
                        <w:rPr>
                          <w:rFonts w:ascii="Cambria Math" w:hAnsi="Cambria Math"/>
                        </w:rPr>
                        <m:t xml:space="preserve">for </m:t>
                      </m:r>
                    </w:ins>
                    <m:f>
                      <m:fPr>
                        <m:ctrlPr>
                          <w:ins w:id="567" w:author="Lars Holmstrom" w:date="2010-01-17T12:51:00Z">
                            <w:rPr>
                              <w:rFonts w:ascii="Cambria Math" w:hAnsi="Cambria Math"/>
                              <w:i/>
                            </w:rPr>
                          </w:ins>
                        </m:ctrlPr>
                      </m:fPr>
                      <m:num>
                        <w:ins w:id="568" w:author="Lars Holmstrom" w:date="2010-01-17T12:51:00Z">
                          <m:r>
                            <w:rPr>
                              <w:rFonts w:ascii="Cambria Math" w:hAnsi="Cambria Math"/>
                            </w:rPr>
                            <m:t>r</m:t>
                          </m:r>
                        </w:ins>
                      </m:num>
                      <m:den>
                        <w:ins w:id="569" w:author="Lars Holmstrom" w:date="2010-01-17T12:51:00Z">
                          <m:r>
                            <w:rPr>
                              <w:rFonts w:ascii="Cambria Math" w:hAnsi="Cambria Math"/>
                            </w:rPr>
                            <m:t>R</m:t>
                          </m:r>
                        </w:ins>
                      </m:den>
                    </m:f>
                    <w:ins w:id="570" w:author="Lars Holmstrom" w:date="2010-01-17T12:51:00Z">
                      <m:r>
                        <w:rPr>
                          <w:rFonts w:ascii="Cambria Math" w:hAnsi="Cambria Math"/>
                        </w:rPr>
                        <m:t>&lt;0.1</m:t>
                      </m:r>
                      <m:r>
                        <m:rPr>
                          <m:nor/>
                        </m:rPr>
                        <w:rPr>
                          <w:rFonts w:ascii="Cambria Math" w:hAnsi="Cambria Math"/>
                        </w:rPr>
                        <m:t xml:space="preserve"> </m:t>
                      </m:r>
                    </w:ins>
                  </m:e>
                </m:mr>
                <m:mr>
                  <m:e>
                    <m:sSup>
                      <m:sSupPr>
                        <m:ctrlPr>
                          <w:ins w:id="571" w:author="Lars Holmstrom" w:date="2010-01-17T12:51:00Z">
                            <w:rPr>
                              <w:rFonts w:ascii="Cambria Math" w:hAnsi="Cambria Math"/>
                              <w:i/>
                            </w:rPr>
                          </w:ins>
                        </m:ctrlPr>
                      </m:sSupPr>
                      <m:e>
                        <w:ins w:id="572" w:author="Lars Holmstrom" w:date="2010-01-17T12:51:00Z">
                          <m:r>
                            <w:rPr>
                              <w:rFonts w:ascii="Cambria Math" w:hAnsi="Cambria Math"/>
                            </w:rPr>
                            <m:t xml:space="preserve">0.64 </m:t>
                          </m:r>
                          <m:r>
                            <m:rPr>
                              <m:nor/>
                            </m:rPr>
                            <w:rPr>
                              <w:rFonts w:ascii="Cambria Math" w:hAnsi="Cambria Math"/>
                            </w:rPr>
                            <m:t>arctan(8r/R-0.15</m:t>
                          </m:r>
                          <m:r>
                            <m:rPr>
                              <m:nor/>
                            </m:rPr>
                            <w:rPr>
                              <w:rFonts w:ascii="Cambria Math" w:hAnsi="Cambria Math"/>
                            </w:rPr>
                            <m:t>)</m:t>
                          </m:r>
                        </w:ins>
                      </m:e>
                      <m:sup>
                        <w:ins w:id="573" w:author="Lars Holmstrom" w:date="2010-01-17T12:51:00Z">
                          <m:r>
                            <w:rPr>
                              <w:rFonts w:ascii="Cambria Math" w:hAnsi="Cambria Math"/>
                            </w:rPr>
                            <m:t>-1</m:t>
                          </m:r>
                        </w:ins>
                      </m:sup>
                    </m:sSup>
                  </m:e>
                  <m:e>
                    <w:ins w:id="574" w:author="Lars Holmstrom" w:date="2010-01-17T12:51:00Z">
                      <m:r>
                        <w:rPr>
                          <w:rFonts w:ascii="Cambria Math" w:hAnsi="Cambria Math"/>
                        </w:rPr>
                        <m:t>0.</m:t>
                      </m:r>
                      <m:r>
                        <w:rPr>
                          <w:rFonts w:ascii="Cambria Math" w:hAnsi="Cambria Math"/>
                        </w:rPr>
                        <m:t>1</m:t>
                      </m:r>
                      <m:r>
                        <w:rPr>
                          <w:rFonts w:ascii="Cambria Math" w:hAnsi="Cambria Math"/>
                        </w:rPr>
                        <m:t>≤</m:t>
                      </m:r>
                    </w:ins>
                    <m:f>
                      <m:fPr>
                        <m:ctrlPr>
                          <w:ins w:id="575" w:author="Lars Holmstrom" w:date="2010-01-17T12:51:00Z">
                            <w:rPr>
                              <w:rFonts w:ascii="Cambria Math" w:hAnsi="Cambria Math"/>
                              <w:i/>
                            </w:rPr>
                          </w:ins>
                        </m:ctrlPr>
                      </m:fPr>
                      <m:num>
                        <w:ins w:id="576" w:author="Lars Holmstrom" w:date="2010-01-17T12:51:00Z">
                          <m:r>
                            <w:rPr>
                              <w:rFonts w:ascii="Cambria Math" w:hAnsi="Cambria Math"/>
                            </w:rPr>
                            <m:t>r</m:t>
                          </m:r>
                        </w:ins>
                      </m:num>
                      <m:den>
                        <w:ins w:id="577" w:author="Lars Holmstrom" w:date="2010-01-17T12:51:00Z">
                          <m:r>
                            <w:rPr>
                              <w:rFonts w:ascii="Cambria Math" w:hAnsi="Cambria Math"/>
                            </w:rPr>
                            <m:t>R</m:t>
                          </m:r>
                        </w:ins>
                      </m:den>
                    </m:f>
                    <w:ins w:id="578" w:author="Lars Holmstrom" w:date="2010-01-17T12:51:00Z">
                      <m:r>
                        <w:rPr>
                          <w:rFonts w:ascii="Cambria Math" w:hAnsi="Cambria Math"/>
                        </w:rPr>
                        <m:t>≤1</m:t>
                      </m:r>
                    </w:ins>
                  </m:e>
                </m:mr>
              </m:m>
            </m:e>
          </m:d>
        </m:oMath>
      </m:oMathPara>
    </w:p>
    <w:p w:rsidR="00A521F0" w:rsidRDefault="006C5E1C">
      <w:pPr>
        <w:keepNext/>
        <w:spacing w:line="480" w:lineRule="auto"/>
        <w:jc w:val="center"/>
        <w:rPr>
          <w:ins w:id="579" w:author="Lars Holmstrom" w:date="2010-01-17T00:48:00Z"/>
        </w:rPr>
        <w:pPrChange w:id="580" w:author="Lars Holmstrom" w:date="2010-01-17T10:46:00Z">
          <w:pPr>
            <w:spacing w:line="480" w:lineRule="auto"/>
          </w:pPr>
        </w:pPrChange>
      </w:pPr>
      <w:moveFromRangeStart w:id="581" w:author="Lars Holmstrom" w:date="2010-01-17T12:52:00Z" w:name="move251496081"/>
      <w:moveFrom w:id="582" w:author="Lars Holmstrom" w:date="2010-01-17T12:52:00Z">
        <w:r w:rsidDel="00CA7A7D">
          <w:t>While not a precise description of the chord length and angle for all manufacture</w:t>
        </w:r>
        <w:r w:rsidR="007A1E3F" w:rsidDel="00CA7A7D">
          <w:t>r</w:t>
        </w:r>
        <w:r w:rsidDel="00CA7A7D">
          <w:t>s</w:t>
        </w:r>
        <w:r w:rsidR="008738D4" w:rsidDel="00CA7A7D">
          <w:t>’</w:t>
        </w:r>
        <w:r w:rsidDel="00CA7A7D">
          <w:t xml:space="preserve"> wind turbines, this formulation provides a reasonable approximation and enables us to calculate the </w:t>
        </w:r>
        <w:r w:rsidR="00BF1E2F" w:rsidDel="00CA7A7D">
          <w:t>3-D</w:t>
        </w:r>
        <w:r w:rsidDel="00CA7A7D">
          <w:t xml:space="preserve"> characteristics at each point along each rotor by specifying only the maximum chord length </w:t>
        </w:r>
        <w:r w:rsidR="00801B4D" w:rsidRPr="00801B4D" w:rsidDel="00CA7A7D">
          <w:rPr>
            <w:position w:val="-12"/>
          </w:rPr>
          <w:pict>
            <v:shape id="_x0000_i1211" type="#_x0000_t75" style="width:21pt;height:18pt" filled="t">
              <v:fill color2="black"/>
              <v:imagedata r:id="rId361" o:title=""/>
            </v:shape>
          </w:pict>
        </w:r>
        <w:r w:rsidR="005C54E7" w:rsidDel="00CA7A7D">
          <w:t xml:space="preserve"> </w:t>
        </w:r>
        <w:r w:rsidDel="00CA7A7D">
          <w:t>and the radius of the turbine</w:t>
        </w:r>
        <w:r w:rsidR="00DE5A21" w:rsidRPr="005C54E7" w:rsidDel="00CA7A7D">
          <w:rPr>
            <w:position w:val="-4"/>
          </w:rPr>
          <w:object w:dxaOrig="240" w:dyaOrig="260">
            <v:shape id="_x0000_i1212" type="#_x0000_t75" style="width:12pt;height:12.75pt" o:ole="" filled="t">
              <v:fill color2="black"/>
              <v:imagedata r:id="rId362" o:title=""/>
            </v:shape>
            <o:OLEObject Type="Embed" ProgID="Equation.DSMT4" ShapeID="_x0000_i1212" DrawAspect="Content" ObjectID="_1325250628" r:id="rId363"/>
          </w:object>
        </w:r>
        <w:r w:rsidR="005C54E7" w:rsidDel="00CA7A7D">
          <w:t xml:space="preserve"> (</w:t>
        </w:r>
        <w:r w:rsidR="00106B50" w:rsidDel="00CA7A7D">
          <w:t>Fig.</w:t>
        </w:r>
        <w:r w:rsidR="005C54E7" w:rsidDel="00CA7A7D">
          <w:t xml:space="preserve"> 6)</w:t>
        </w:r>
        <w:r w:rsidDel="00CA7A7D">
          <w:t>.</w:t>
        </w:r>
      </w:moveFrom>
      <w:moveFromRangeEnd w:id="581"/>
      <w:ins w:id="583" w:author="Lars Holmstrom" w:date="2010-01-17T10:31:00Z">
        <w:r w:rsidR="00A521F0">
          <w:rPr>
            <w:noProof/>
            <w:lang w:eastAsia="en-US"/>
          </w:rPr>
          <w:drawing>
            <wp:inline distT="0" distB="0" distL="0" distR="0">
              <wp:extent cx="5943600" cy="3962400"/>
              <wp:effectExtent l="19050" t="0" r="0" b="0"/>
              <wp:docPr id="1" name="Picture 0" descr="ChordCharacter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Characteristics.jpg"/>
                      <pic:cNvPicPr/>
                    </pic:nvPicPr>
                    <pic:blipFill>
                      <a:blip r:embed="rId364" cstate="print"/>
                      <a:stretch>
                        <a:fillRect/>
                      </a:stretch>
                    </pic:blipFill>
                    <pic:spPr>
                      <a:xfrm>
                        <a:off x="0" y="0"/>
                        <a:ext cx="5943600" cy="3962400"/>
                      </a:xfrm>
                      <a:prstGeom prst="rect">
                        <a:avLst/>
                      </a:prstGeom>
                    </pic:spPr>
                  </pic:pic>
                </a:graphicData>
              </a:graphic>
            </wp:inline>
          </w:drawing>
        </w:r>
      </w:ins>
    </w:p>
    <w:p w:rsidR="00A521F0" w:rsidRDefault="00F91849">
      <w:pPr>
        <w:pStyle w:val="Caption"/>
        <w:jc w:val="both"/>
        <w:rPr>
          <w:ins w:id="584" w:author="Lars Holmstrom" w:date="2010-01-17T12:52:00Z"/>
        </w:rPr>
        <w:pPrChange w:id="585" w:author="Lars Holmstrom" w:date="2010-01-17T10:43:00Z">
          <w:pPr>
            <w:spacing w:line="480" w:lineRule="auto"/>
            <w:ind w:firstLine="720"/>
          </w:pPr>
        </w:pPrChange>
      </w:pPr>
      <w:proofErr w:type="gramStart"/>
      <w:ins w:id="586" w:author="Lars Holmstrom" w:date="2010-01-17T00:48:00Z">
        <w:r>
          <w:t xml:space="preserve">Figure </w:t>
        </w:r>
        <w:r w:rsidR="00801B4D">
          <w:fldChar w:fldCharType="begin"/>
        </w:r>
        <w:r>
          <w:instrText xml:space="preserve"> SEQ Figure \* ARABIC </w:instrText>
        </w:r>
      </w:ins>
      <w:r w:rsidR="00801B4D">
        <w:fldChar w:fldCharType="separate"/>
      </w:r>
      <w:ins w:id="587" w:author="Lars Holmstrom" w:date="2010-01-17T00:53:00Z">
        <w:r w:rsidR="00E9271D">
          <w:rPr>
            <w:noProof/>
          </w:rPr>
          <w:t>6</w:t>
        </w:r>
      </w:ins>
      <w:ins w:id="588" w:author="Lars Holmstrom" w:date="2010-01-17T00:48:00Z">
        <w:r w:rsidR="00801B4D">
          <w:fldChar w:fldCharType="end"/>
        </w:r>
      </w:ins>
      <w:ins w:id="589" w:author="Lars Holmstrom" w:date="2010-01-17T10:33:00Z">
        <w:r w:rsidR="007A591C">
          <w:t>.</w:t>
        </w:r>
        <w:proofErr w:type="gramEnd"/>
        <w:r w:rsidR="007A591C">
          <w:t xml:space="preserve"> </w:t>
        </w:r>
        <w:proofErr w:type="gramStart"/>
        <w:r w:rsidR="007A591C">
          <w:t>Three-dimensional rotor blade characteristics.</w:t>
        </w:r>
        <w:proofErr w:type="gramEnd"/>
        <w:r w:rsidR="007A591C">
          <w:t xml:space="preserve"> Using only the maximum chord length </w:t>
        </w:r>
      </w:ins>
      <w:ins w:id="590" w:author="Lars Holmstrom" w:date="2010-01-17T10:33:00Z">
        <w:r w:rsidR="007A591C" w:rsidRPr="0011256A">
          <w:rPr>
            <w:position w:val="-12"/>
          </w:rPr>
          <w:object w:dxaOrig="420" w:dyaOrig="360">
            <v:shape id="_x0000_i1213" type="#_x0000_t75" style="width:21pt;height:18pt" o:ole="" filled="t">
              <v:fill color2="black"/>
              <v:imagedata r:id="rId365" o:title=""/>
            </v:shape>
            <o:OLEObject Type="Embed" ProgID="Equation.DSMT4" ShapeID="_x0000_i1213" DrawAspect="Content" ObjectID="_1325250629" r:id="rId366"/>
          </w:object>
        </w:r>
      </w:ins>
      <w:ins w:id="591" w:author="Lars Holmstrom" w:date="2010-01-17T10:33:00Z">
        <w:r w:rsidR="007A591C">
          <w:t xml:space="preserve"> and the length of the </w:t>
        </w:r>
        <w:proofErr w:type="gramStart"/>
        <w:r w:rsidR="007A591C">
          <w:t xml:space="preserve">rotor </w:t>
        </w:r>
      </w:ins>
      <w:proofErr w:type="gramEnd"/>
      <w:ins w:id="592" w:author="Lars Holmstrom" w:date="2010-01-17T10:33:00Z">
        <w:r w:rsidR="007A591C" w:rsidRPr="0011256A">
          <w:rPr>
            <w:position w:val="-4"/>
          </w:rPr>
          <w:object w:dxaOrig="240" w:dyaOrig="260">
            <v:shape id="_x0000_i1214" type="#_x0000_t75" style="width:12pt;height:12pt" o:ole="" filled="t">
              <v:fill color2="black"/>
              <v:imagedata r:id="rId367" o:title=""/>
            </v:shape>
            <o:OLEObject Type="Embed" ProgID="Equation.DSMT4" ShapeID="_x0000_i1214" DrawAspect="Content" ObjectID="_1325250630" r:id="rId368"/>
          </w:object>
        </w:r>
      </w:ins>
      <w:ins w:id="593" w:author="Lars Holmstrom" w:date="2010-01-17T10:33:00Z">
        <w:r w:rsidR="007A591C">
          <w:t xml:space="preserve">, the chord length </w:t>
        </w:r>
      </w:ins>
      <w:ins w:id="594" w:author="Lars Holmstrom" w:date="2010-01-17T10:33:00Z">
        <w:r w:rsidR="007A591C" w:rsidRPr="0011256A">
          <w:rPr>
            <w:position w:val="-6"/>
          </w:rPr>
          <w:object w:dxaOrig="180" w:dyaOrig="220">
            <v:shape id="_x0000_i1215" type="#_x0000_t75" style="width:9pt;height:11.25pt" o:ole="" filled="t">
              <v:fill color2="black"/>
              <v:imagedata r:id="rId369" o:title=""/>
            </v:shape>
            <o:OLEObject Type="Embed" ProgID="Equation.DSMT4" ShapeID="_x0000_i1215" DrawAspect="Content" ObjectID="_1325250631" r:id="rId370"/>
          </w:object>
        </w:r>
      </w:ins>
      <w:ins w:id="595" w:author="Lars Holmstrom" w:date="2010-01-17T10:33:00Z">
        <w:r w:rsidR="007A591C">
          <w:t xml:space="preserve"> and chord angle </w:t>
        </w:r>
      </w:ins>
      <w:ins w:id="596" w:author="Lars Holmstrom" w:date="2010-01-17T10:33:00Z">
        <w:r w:rsidR="007A591C" w:rsidRPr="0011256A">
          <w:rPr>
            <w:position w:val="-10"/>
          </w:rPr>
          <w:object w:dxaOrig="240" w:dyaOrig="320">
            <v:shape id="_x0000_i1216" type="#_x0000_t75" style="width:12pt;height:15.75pt" o:ole="" filled="t">
              <v:fill color2="black"/>
              <v:imagedata r:id="rId371" o:title=""/>
            </v:shape>
            <o:OLEObject Type="Embed" ProgID="Equation.DSMT4" ShapeID="_x0000_i1216" DrawAspect="Content" ObjectID="_1325250632" r:id="rId372"/>
          </w:object>
        </w:r>
      </w:ins>
      <w:ins w:id="597" w:author="Lars Holmstrom" w:date="2010-01-17T10:33:00Z">
        <w:r w:rsidR="007A591C">
          <w:t xml:space="preserve"> can be calculated. This figure shows the values of </w:t>
        </w:r>
      </w:ins>
      <w:ins w:id="598" w:author="Lars Holmstrom" w:date="2010-01-17T10:33:00Z">
        <w:r w:rsidR="007A591C" w:rsidRPr="0011256A">
          <w:rPr>
            <w:position w:val="-6"/>
          </w:rPr>
          <w:object w:dxaOrig="180" w:dyaOrig="220">
            <v:shape id="_x0000_i1217" type="#_x0000_t75" style="width:9pt;height:11.25pt" o:ole="" filled="t">
              <v:fill color2="black"/>
              <v:imagedata r:id="rId373" o:title=""/>
            </v:shape>
            <o:OLEObject Type="Embed" ProgID="Equation.DSMT4" ShapeID="_x0000_i1217" DrawAspect="Content" ObjectID="_1325250633" r:id="rId374"/>
          </w:object>
        </w:r>
      </w:ins>
      <w:ins w:id="599" w:author="Lars Holmstrom" w:date="2010-01-17T10:33:00Z">
        <w:r w:rsidR="007A591C">
          <w:t xml:space="preserve"> and </w:t>
        </w:r>
      </w:ins>
      <w:ins w:id="600" w:author="Lars Holmstrom" w:date="2010-01-17T10:33:00Z">
        <w:r w:rsidR="007A591C" w:rsidRPr="0011256A">
          <w:rPr>
            <w:position w:val="-10"/>
          </w:rPr>
          <w:object w:dxaOrig="240" w:dyaOrig="320">
            <v:shape id="_x0000_i1218" type="#_x0000_t75" style="width:12pt;height:15.75pt" o:ole="" filled="t">
              <v:fill color2="black"/>
              <v:imagedata r:id="rId375" o:title=""/>
            </v:shape>
            <o:OLEObject Type="Embed" ProgID="Equation.DSMT4" ShapeID="_x0000_i1218" DrawAspect="Content" ObjectID="_1325250634" r:id="rId376"/>
          </w:object>
        </w:r>
      </w:ins>
      <w:ins w:id="601" w:author="Lars Holmstrom" w:date="2010-01-17T10:33:00Z">
        <w:r w:rsidR="007A591C">
          <w:t xml:space="preserve"> for a rotor with </w:t>
        </w:r>
      </w:ins>
      <w:ins w:id="602" w:author="Lars Holmstrom" w:date="2010-01-17T10:33:00Z">
        <w:r w:rsidR="007A591C" w:rsidRPr="0011256A">
          <w:rPr>
            <w:position w:val="-12"/>
          </w:rPr>
          <w:object w:dxaOrig="1060" w:dyaOrig="360">
            <v:shape id="_x0000_i1219" type="#_x0000_t75" style="width:53.25pt;height:18pt" o:ole="" filled="t">
              <v:fill color2="black"/>
              <v:imagedata r:id="rId377" o:title=""/>
            </v:shape>
            <o:OLEObject Type="Embed" ProgID="Equation.DSMT4" ShapeID="_x0000_i1219" DrawAspect="Content" ObjectID="_1325250635" r:id="rId378"/>
          </w:object>
        </w:r>
      </w:ins>
      <w:ins w:id="603" w:author="Lars Holmstrom" w:date="2010-01-17T10:33:00Z">
        <w:r w:rsidR="007A591C">
          <w:t xml:space="preserve"> </w:t>
        </w:r>
        <w:proofErr w:type="spellStart"/>
        <w:proofErr w:type="gramStart"/>
        <w:r w:rsidR="007A591C">
          <w:t>and</w:t>
        </w:r>
        <w:proofErr w:type="spellEnd"/>
        <w:r w:rsidR="007A591C">
          <w:t xml:space="preserve"> </w:t>
        </w:r>
      </w:ins>
      <w:proofErr w:type="gramEnd"/>
      <w:ins w:id="604" w:author="Lars Holmstrom" w:date="2010-01-17T10:33:00Z">
        <w:r w:rsidR="007A591C" w:rsidRPr="0011256A">
          <w:rPr>
            <w:position w:val="-6"/>
          </w:rPr>
          <w:object w:dxaOrig="880" w:dyaOrig="279">
            <v:shape id="_x0000_i1220" type="#_x0000_t75" style="width:44.25pt;height:14.25pt" o:ole="" filled="t">
              <v:fill color2="black"/>
              <v:imagedata r:id="rId379" o:title=""/>
            </v:shape>
            <o:OLEObject Type="Embed" ProgID="Equation.DSMT4" ShapeID="_x0000_i1220" DrawAspect="Content" ObjectID="_1325250636" r:id="rId380"/>
          </w:object>
        </w:r>
      </w:ins>
      <w:ins w:id="605" w:author="Lars Holmstrom" w:date="2010-01-17T10:33:00Z">
        <w:r w:rsidR="007A591C">
          <w:t>.</w:t>
        </w:r>
      </w:ins>
    </w:p>
    <w:p w:rsidR="00CA7A7D" w:rsidRPr="00CA7A7D" w:rsidRDefault="00CA7A7D" w:rsidP="00CA7A7D">
      <w:pPr>
        <w:rPr>
          <w:ins w:id="606" w:author="Lars Holmstrom" w:date="2010-01-17T12:52:00Z"/>
          <w:rPrChange w:id="607" w:author="Lars Holmstrom" w:date="2010-01-17T12:52:00Z">
            <w:rPr>
              <w:ins w:id="608" w:author="Lars Holmstrom" w:date="2010-01-17T12:52:00Z"/>
            </w:rPr>
          </w:rPrChange>
        </w:rPr>
        <w:pPrChange w:id="609" w:author="Lars Holmstrom" w:date="2010-01-17T12:52:00Z">
          <w:pPr>
            <w:spacing w:line="480" w:lineRule="auto"/>
            <w:ind w:firstLine="720"/>
          </w:pPr>
        </w:pPrChange>
      </w:pPr>
    </w:p>
    <w:p w:rsidR="00CA7A7D" w:rsidDel="00CA7A7D" w:rsidRDefault="00CA7A7D" w:rsidP="00F37BE4">
      <w:pPr>
        <w:spacing w:line="480" w:lineRule="auto"/>
        <w:ind w:firstLine="720"/>
        <w:jc w:val="both"/>
        <w:rPr>
          <w:del w:id="610" w:author="Lars Holmstrom" w:date="2010-01-17T12:52:00Z"/>
        </w:rPr>
        <w:pPrChange w:id="611" w:author="Lars Holmstrom" w:date="2010-01-17T13:32:00Z">
          <w:pPr>
            <w:spacing w:line="480" w:lineRule="auto"/>
            <w:ind w:firstLine="720"/>
            <w:jc w:val="both"/>
          </w:pPr>
        </w:pPrChange>
      </w:pPr>
      <w:moveToRangeStart w:id="612" w:author="Lars Holmstrom" w:date="2010-01-17T12:52:00Z" w:name="move251496081"/>
      <w:moveTo w:id="613" w:author="Lars Holmstrom" w:date="2010-01-17T12:52:00Z">
        <w:r>
          <w:t xml:space="preserve">While not a precise description of the chord length and angle for all manufacturers’ wind turbines, this formulation provides a reasonable approximation and enables us to calculate the 3-D characteristics at each point along each rotor by specifying only the </w:t>
        </w:r>
      </w:moveTo>
      <w:ins w:id="614" w:author="Lars Holmstrom" w:date="2010-01-17T13:30:00Z">
        <w:r w:rsidR="004B77DC">
          <w:t>chord length at the base of the rotor</w:t>
        </w:r>
        <w:proofErr w:type="gramStart"/>
        <w:r w:rsidR="004B77DC">
          <w:t xml:space="preserve">, </w:t>
        </w:r>
        <m:oMath>
          <w:proofErr w:type="gramEnd"/>
          <m:sSub>
            <m:sSubPr>
              <m:ctrlPr>
                <w:rPr>
                  <w:rFonts w:ascii="Cambria Math" w:hAnsi="Cambria Math"/>
                  <w:i/>
                </w:rPr>
              </m:ctrlPr>
            </m:sSubPr>
            <m:e>
              <m:r>
                <w:rPr>
                  <w:rFonts w:ascii="Cambria Math" w:hAnsi="Cambria Math"/>
                </w:rPr>
                <m:t>c</m:t>
              </m:r>
            </m:e>
            <m:sub>
              <m:r>
                <w:rPr>
                  <w:rFonts w:ascii="Cambria Math" w:hAnsi="Cambria Math"/>
                </w:rPr>
                <m:t>base</m:t>
              </m:r>
            </m:sub>
          </m:sSub>
        </m:oMath>
        <w:r w:rsidR="004B77DC">
          <w:t xml:space="preserve">, the </w:t>
        </w:r>
      </w:ins>
      <w:moveTo w:id="615" w:author="Lars Holmstrom" w:date="2010-01-17T12:52:00Z">
        <w:r>
          <w:t>maximum chord length</w:t>
        </w:r>
      </w:moveTo>
      <w:ins w:id="616" w:author="Lars Holmstrom" w:date="2010-01-17T13:30:00Z">
        <w:r w:rsidR="004B77DC">
          <w:t>,</w:t>
        </w:r>
      </w:ins>
      <w:moveTo w:id="617" w:author="Lars Holmstrom" w:date="2010-01-17T12:52:00Z">
        <w:r>
          <w:t xml:space="preserve"> </w:t>
        </w:r>
        <w:ins w:id="618" w:author="Lars Holmstrom" w:date="2010-01-17T12:52:00Z">
          <w:r>
            <w:rPr>
              <w:noProof/>
              <w:position w:val="-12"/>
              <w:lang w:eastAsia="en-US"/>
            </w:rPr>
            <w:drawing>
              <wp:inline distT="0" distB="0" distL="0" distR="0">
                <wp:extent cx="266700" cy="228600"/>
                <wp:effectExtent l="1905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81" cstate="print"/>
                        <a:srcRect/>
                        <a:stretch>
                          <a:fillRect/>
                        </a:stretch>
                      </pic:blipFill>
                      <pic:spPr bwMode="auto">
                        <a:xfrm>
                          <a:off x="0" y="0"/>
                          <a:ext cx="266700" cy="228600"/>
                        </a:xfrm>
                        <a:prstGeom prst="rect">
                          <a:avLst/>
                        </a:prstGeom>
                        <a:solidFill>
                          <a:srgbClr val="FFFFFF"/>
                        </a:solidFill>
                        <a:ln w="9525">
                          <a:noFill/>
                          <a:miter lim="800000"/>
                          <a:headEnd/>
                          <a:tailEnd/>
                        </a:ln>
                      </pic:spPr>
                    </pic:pic>
                  </a:graphicData>
                </a:graphic>
              </wp:inline>
            </w:drawing>
          </w:r>
        </w:ins>
      </w:moveTo>
      <w:ins w:id="619" w:author="Lars Holmstrom" w:date="2010-01-17T13:31:00Z">
        <w:r w:rsidR="004B77DC">
          <w:t>,</w:t>
        </w:r>
      </w:ins>
      <w:moveTo w:id="620" w:author="Lars Holmstrom" w:date="2010-01-17T12:52:00Z">
        <w:r>
          <w:t xml:space="preserve"> and the radius of the turbine</w:t>
        </w:r>
      </w:moveTo>
      <w:ins w:id="621" w:author="Lars Holmstrom" w:date="2010-01-17T13:31:00Z">
        <w:r w:rsidR="004B77DC">
          <w:t>,</w:t>
        </w:r>
      </w:ins>
      <w:moveTo w:id="622" w:author="Lars Holmstrom" w:date="2010-01-17T12:52:00Z">
        <w:r w:rsidRPr="005C54E7">
          <w:rPr>
            <w:position w:val="-4"/>
          </w:rPr>
          <w:object w:dxaOrig="240" w:dyaOrig="260">
            <v:shape id="_x0000_i1324" type="#_x0000_t75" style="width:12pt;height:12.75pt" o:ole="" filled="t">
              <v:fill color2="black"/>
              <v:imagedata r:id="rId362" o:title=""/>
            </v:shape>
            <o:OLEObject Type="Embed" ProgID="Equation.DSMT4" ShapeID="_x0000_i1324" DrawAspect="Content" ObjectID="_1325250637" r:id="rId382"/>
          </w:object>
        </w:r>
        <w:r>
          <w:t xml:space="preserve"> (Fig. 6).</w:t>
        </w:r>
      </w:moveTo>
      <w:ins w:id="623" w:author="Lars Holmstrom" w:date="2010-01-17T13:32:00Z">
        <w:r w:rsidR="00F37BE4">
          <w:t xml:space="preserve"> Additionally, the roto</w:t>
        </w:r>
      </w:ins>
      <w:ins w:id="624" w:author="Lars Holmstrom" w:date="2010-01-17T13:33:00Z">
        <w:r w:rsidR="00F37BE4">
          <w:t>r</w:t>
        </w:r>
      </w:ins>
      <w:ins w:id="625" w:author="Lars Holmstrom" w:date="2010-01-17T13:32:00Z">
        <w:r w:rsidR="00F37BE4">
          <w:t xml:space="preserve">s of modern turbines are often pitched in order to maximize the power transfer of the wind. The pitch value </w:t>
        </w:r>
      </w:ins>
      <w:ins w:id="626" w:author="Lars Holmstrom" w:date="2010-01-17T13:33:00Z">
        <w:r w:rsidR="00F37BE4">
          <w:t>can be added to the chord rotation angle</w:t>
        </w:r>
      </w:ins>
      <w:ins w:id="627" w:author="Lars Holmstrom" w:date="2010-01-17T13:34:00Z">
        <w:r w:rsidR="00F37BE4">
          <w:t>,</w:t>
        </w:r>
      </w:ins>
      <w:ins w:id="628" w:author="Lars Holmstrom" w:date="2010-01-17T13:33:00Z">
        <w:r w:rsidR="00F37BE4">
          <w:t xml:space="preserve"> </w:t>
        </w:r>
      </w:ins>
      <w:ins w:id="629" w:author="Lars Holmstrom" w:date="2010-01-17T13:34:00Z">
        <w:r w:rsidR="00F37BE4" w:rsidRPr="00F37BE4">
          <w:rPr>
            <w:i/>
            <w:rPrChange w:id="630" w:author="Lars Holmstrom" w:date="2010-01-17T13:34:00Z">
              <w:rPr/>
            </w:rPrChange>
          </w:rPr>
          <w:t>β</w:t>
        </w:r>
        <w:r w:rsidR="00F37BE4">
          <w:t>,</w:t>
        </w:r>
      </w:ins>
      <w:ins w:id="631" w:author="Lars Holmstrom" w:date="2010-01-17T13:31:00Z">
        <w:r w:rsidR="00F37BE4">
          <w:t xml:space="preserve"> </w:t>
        </w:r>
      </w:ins>
      <w:ins w:id="632" w:author="Lars Holmstrom" w:date="2010-01-17T13:34:00Z">
        <w:r w:rsidR="00F37BE4">
          <w:t xml:space="preserve">to determine the </w:t>
        </w:r>
      </w:ins>
      <w:ins w:id="633" w:author="Lars Holmstrom" w:date="2010-01-17T13:36:00Z">
        <w:r w:rsidR="00F37BE4">
          <w:t>composite</w:t>
        </w:r>
      </w:ins>
      <w:ins w:id="634" w:author="Lars Holmstrom" w:date="2010-01-17T13:34:00Z">
        <w:r w:rsidR="00F37BE4">
          <w:t xml:space="preserve"> chord rotation</w:t>
        </w:r>
      </w:ins>
      <w:ins w:id="635" w:author="Lars Holmstrom" w:date="2010-01-17T13:36:00Z">
        <w:r w:rsidR="00F37BE4">
          <w:t>.</w:t>
        </w:r>
        <w:r w:rsidR="00494033">
          <w:t xml:space="preserve"> A rotation of 0 degrees maximize</w:t>
        </w:r>
      </w:ins>
      <w:ins w:id="636" w:author="Lars Holmstrom" w:date="2010-01-17T13:37:00Z">
        <w:r w:rsidR="00494033">
          <w:t>s</w:t>
        </w:r>
      </w:ins>
      <w:ins w:id="637" w:author="Lars Holmstrom" w:date="2010-01-17T13:36:00Z">
        <w:r w:rsidR="00494033">
          <w:t xml:space="preserve"> the </w:t>
        </w:r>
      </w:ins>
      <w:ins w:id="638" w:author="Lars Holmstrom" w:date="2010-01-17T13:37:00Z">
        <w:r w:rsidR="00494033">
          <w:t xml:space="preserve">wind </w:t>
        </w:r>
      </w:ins>
      <w:ins w:id="639" w:author="Lars Holmstrom" w:date="2010-01-17T13:36:00Z">
        <w:r w:rsidR="00494033">
          <w:t xml:space="preserve">profile of the </w:t>
        </w:r>
      </w:ins>
      <w:ins w:id="640" w:author="Lars Holmstrom" w:date="2010-01-17T13:37:00Z">
        <w:r w:rsidR="00494033">
          <w:t xml:space="preserve">chord, </w:t>
        </w:r>
      </w:ins>
      <w:ins w:id="641" w:author="Lars Holmstrom" w:date="2010-01-17T13:38:00Z">
        <w:r w:rsidR="00AC0181">
          <w:t>while a rotation of</w:t>
        </w:r>
      </w:ins>
      <w:ins w:id="642" w:author="Lars Holmstrom" w:date="2010-01-17T13:37:00Z">
        <w:r w:rsidR="00494033">
          <w:t xml:space="preserve"> 90 degrees minimize</w:t>
        </w:r>
      </w:ins>
      <w:ins w:id="643" w:author="Lars Holmstrom" w:date="2010-01-17T13:38:00Z">
        <w:r w:rsidR="00AC0181">
          <w:t>s</w:t>
        </w:r>
      </w:ins>
      <w:ins w:id="644" w:author="Lars Holmstrom" w:date="2010-01-17T13:37:00Z">
        <w:r w:rsidR="00494033">
          <w:t xml:space="preserve"> it. </w:t>
        </w:r>
      </w:ins>
    </w:p>
    <w:moveToRangeEnd w:id="612"/>
    <w:p w:rsidR="00CA7A7D" w:rsidRPr="00CA7A7D" w:rsidRDefault="00CA7A7D" w:rsidP="00F37BE4">
      <w:pPr>
        <w:spacing w:line="480" w:lineRule="auto"/>
        <w:jc w:val="both"/>
        <w:rPr>
          <w:ins w:id="645" w:author="Lars Holmstrom" w:date="2010-01-17T10:59:00Z"/>
          <w:rPrChange w:id="646" w:author="Lars Holmstrom" w:date="2010-01-17T12:52:00Z">
            <w:rPr>
              <w:ins w:id="647" w:author="Lars Holmstrom" w:date="2010-01-17T10:59:00Z"/>
            </w:rPr>
          </w:rPrChange>
        </w:rPr>
        <w:pPrChange w:id="648" w:author="Lars Holmstrom" w:date="2010-01-17T13:32:00Z">
          <w:pPr>
            <w:spacing w:line="480" w:lineRule="auto"/>
            <w:ind w:firstLine="720"/>
          </w:pPr>
        </w:pPrChange>
      </w:pPr>
    </w:p>
    <w:p w:rsidR="00A521F0" w:rsidRDefault="00A521F0">
      <w:pPr>
        <w:pPrChange w:id="649" w:author="Lars Holmstrom" w:date="2010-01-17T10:59:00Z">
          <w:pPr>
            <w:spacing w:line="480" w:lineRule="auto"/>
            <w:ind w:firstLine="720"/>
          </w:pPr>
        </w:pPrChange>
      </w:pPr>
    </w:p>
    <w:p w:rsidR="00A521F0" w:rsidRDefault="006C5E1C">
      <w:pPr>
        <w:spacing w:line="480" w:lineRule="auto"/>
        <w:jc w:val="both"/>
        <w:pPrChange w:id="650" w:author="Lars Holmstrom" w:date="2010-01-17T10:43:00Z">
          <w:pPr>
            <w:spacing w:line="480" w:lineRule="auto"/>
          </w:pPr>
        </w:pPrChange>
      </w:pPr>
      <w:r>
        <w:tab/>
        <w:t xml:space="preserve">The </w:t>
      </w:r>
      <w:r w:rsidR="00BF1E2F">
        <w:t>3-D</w:t>
      </w:r>
      <w:r>
        <w:t xml:space="preserve"> collision probability is calculated by adding a correction to the </w:t>
      </w:r>
      <w:r w:rsidR="00BF1E2F">
        <w:t>1-D</w:t>
      </w:r>
      <w:r>
        <w:t xml:space="preserve"> collision probability calculation described in the previous sections:</w:t>
      </w:r>
    </w:p>
    <w:p w:rsidR="00007CC6" w:rsidRDefault="004A7072">
      <w:pPr>
        <w:spacing w:line="480" w:lineRule="auto"/>
        <w:jc w:val="center"/>
      </w:pPr>
      <w:r w:rsidRPr="004A7072">
        <w:rPr>
          <w:position w:val="-14"/>
        </w:rPr>
        <w:object w:dxaOrig="3000" w:dyaOrig="400">
          <v:shape id="_x0000_i1221" type="#_x0000_t75" style="width:150pt;height:20.25pt" o:ole="" filled="t">
            <v:fill color2="black"/>
            <v:imagedata r:id="rId383" o:title=""/>
          </v:shape>
          <o:OLEObject Type="Embed" ProgID="Equation.DSMT4" ShapeID="_x0000_i1221" DrawAspect="Content" ObjectID="_1325250638" r:id="rId384"/>
        </w:object>
      </w:r>
    </w:p>
    <w:p w:rsidR="00A521F0" w:rsidRDefault="006C5E1C">
      <w:pPr>
        <w:spacing w:line="480" w:lineRule="auto"/>
        <w:jc w:val="both"/>
        <w:pPrChange w:id="651" w:author="Lars Holmstrom" w:date="2010-01-17T10:43:00Z">
          <w:pPr>
            <w:spacing w:line="480" w:lineRule="auto"/>
          </w:pPr>
        </w:pPrChange>
      </w:pPr>
      <w:proofErr w:type="gramStart"/>
      <w:r>
        <w:t>where</w:t>
      </w:r>
      <w:proofErr w:type="gramEnd"/>
      <w:r>
        <w:t xml:space="preserve"> </w:t>
      </w:r>
      <w:r w:rsidR="004A7072" w:rsidRPr="004A7072">
        <w:rPr>
          <w:position w:val="-14"/>
        </w:rPr>
        <w:object w:dxaOrig="940" w:dyaOrig="400">
          <v:shape id="_x0000_i1222" type="#_x0000_t75" style="width:47.25pt;height:20.25pt" o:ole="" filled="t">
            <v:fill color2="black"/>
            <v:imagedata r:id="rId385" o:title=""/>
          </v:shape>
          <o:OLEObject Type="Embed" ProgID="Equation.DSMT4" ShapeID="_x0000_i1222" DrawAspect="Content" ObjectID="_1325250639" r:id="rId386"/>
        </w:object>
      </w:r>
      <w:r>
        <w:t xml:space="preserve"> is the </w:t>
      </w:r>
      <w:r w:rsidR="00BF1E2F">
        <w:t>3-D</w:t>
      </w:r>
      <w:r>
        <w:t xml:space="preserve"> collision probability, </w:t>
      </w:r>
      <w:r w:rsidR="004A7072" w:rsidRPr="004A7072">
        <w:rPr>
          <w:position w:val="-14"/>
        </w:rPr>
        <w:object w:dxaOrig="920" w:dyaOrig="400">
          <v:shape id="_x0000_i1223" type="#_x0000_t75" style="width:45.75pt;height:20.25pt" o:ole="" filled="t">
            <v:fill color2="black"/>
            <v:imagedata r:id="rId387" o:title=""/>
          </v:shape>
          <o:OLEObject Type="Embed" ProgID="Equation.DSMT4" ShapeID="_x0000_i1223" DrawAspect="Content" ObjectID="_1325250640" r:id="rId388"/>
        </w:object>
      </w:r>
      <w:r>
        <w:t xml:space="preserve"> is the </w:t>
      </w:r>
      <w:r w:rsidR="00BF1E2F">
        <w:t>1-D</w:t>
      </w:r>
      <w:r>
        <w:t xml:space="preserve"> collision probability, and </w:t>
      </w:r>
      <w:r w:rsidR="004A7072" w:rsidRPr="004A7072">
        <w:rPr>
          <w:position w:val="-14"/>
        </w:rPr>
        <w:object w:dxaOrig="840" w:dyaOrig="400">
          <v:shape id="_x0000_i1224" type="#_x0000_t75" style="width:42pt;height:20.25pt" o:ole="" filled="t">
            <v:fill color2="black"/>
            <v:imagedata r:id="rId389" o:title=""/>
          </v:shape>
          <o:OLEObject Type="Embed" ProgID="Equation.DSMT4" ShapeID="_x0000_i1224" DrawAspect="Content" ObjectID="_1325250641" r:id="rId390"/>
        </w:object>
      </w:r>
      <w:r>
        <w:t xml:space="preserve"> is the additional probability of collision with the </w:t>
      </w:r>
      <w:r w:rsidR="00BF1E2F">
        <w:t>3-D</w:t>
      </w:r>
      <w:r>
        <w:t xml:space="preserve"> extension of the rotor extending behind the front rotor plane. This additional probability can be calculated using the formula:</w:t>
      </w:r>
    </w:p>
    <w:p w:rsidR="00007CC6" w:rsidRDefault="008A2DCC">
      <w:pPr>
        <w:spacing w:line="480" w:lineRule="auto"/>
        <w:jc w:val="center"/>
      </w:pPr>
      <w:r w:rsidRPr="004A7072">
        <w:rPr>
          <w:position w:val="-12"/>
        </w:rPr>
        <w:object w:dxaOrig="2799" w:dyaOrig="360">
          <v:shape id="_x0000_i1225" type="#_x0000_t75" style="width:140.25pt;height:18pt" o:ole="" filled="t">
            <v:fill color2="black"/>
            <v:imagedata r:id="rId391" o:title=""/>
          </v:shape>
          <o:OLEObject Type="Embed" ProgID="Equation.DSMT4" ShapeID="_x0000_i1225" DrawAspect="Content" ObjectID="_1325250642" r:id="rId392"/>
        </w:object>
      </w:r>
    </w:p>
    <w:p w:rsidR="00A521F0" w:rsidRDefault="006C5E1C">
      <w:pPr>
        <w:spacing w:line="480" w:lineRule="auto"/>
        <w:jc w:val="both"/>
        <w:pPrChange w:id="652" w:author="Lars Holmstrom" w:date="2010-01-17T10:43:00Z">
          <w:pPr>
            <w:spacing w:line="480" w:lineRule="auto"/>
          </w:pPr>
        </w:pPrChange>
      </w:pPr>
      <w:proofErr w:type="gramStart"/>
      <w:r>
        <w:t>where</w:t>
      </w:r>
      <w:proofErr w:type="gramEnd"/>
    </w:p>
    <w:p w:rsidR="00007CC6" w:rsidRDefault="008A2DCC">
      <w:pPr>
        <w:spacing w:line="480" w:lineRule="auto"/>
        <w:jc w:val="center"/>
      </w:pPr>
      <w:r w:rsidRPr="004A7072">
        <w:rPr>
          <w:position w:val="-28"/>
        </w:rPr>
        <w:object w:dxaOrig="2460" w:dyaOrig="680">
          <v:shape id="_x0000_i1226" type="#_x0000_t75" style="width:123pt;height:33.75pt" o:ole="" filled="t">
            <v:fill color2="black"/>
            <v:imagedata r:id="rId393" o:title=""/>
          </v:shape>
          <o:OLEObject Type="Embed" ProgID="Equation.DSMT4" ShapeID="_x0000_i1226" DrawAspect="Content" ObjectID="_1325250643" r:id="rId394"/>
        </w:object>
      </w:r>
    </w:p>
    <w:p w:rsidR="00A521F0" w:rsidRDefault="006C5E1C">
      <w:pPr>
        <w:spacing w:line="480" w:lineRule="auto"/>
        <w:jc w:val="both"/>
        <w:pPrChange w:id="653" w:author="Lars Holmstrom" w:date="2010-01-17T10:43:00Z">
          <w:pPr>
            <w:spacing w:line="480" w:lineRule="auto"/>
          </w:pPr>
        </w:pPrChange>
      </w:pPr>
      <w:proofErr w:type="gramStart"/>
      <w:r>
        <w:t>is</w:t>
      </w:r>
      <w:proofErr w:type="gramEnd"/>
      <w:r>
        <w:t xml:space="preserve"> the angle subtended by the width of the rotor blade,</w:t>
      </w:r>
    </w:p>
    <w:p w:rsidR="00007CC6" w:rsidRDefault="00B855A2">
      <w:pPr>
        <w:spacing w:line="480" w:lineRule="auto"/>
        <w:jc w:val="center"/>
      </w:pPr>
      <w:r w:rsidRPr="004A7072">
        <w:rPr>
          <w:position w:val="-30"/>
        </w:rPr>
        <w:object w:dxaOrig="1620" w:dyaOrig="680">
          <v:shape id="_x0000_i1227" type="#_x0000_t75" style="width:81pt;height:33.75pt" o:ole="" filled="t">
            <v:fill color2="black"/>
            <v:imagedata r:id="rId395" o:title=""/>
          </v:shape>
          <o:OLEObject Type="Embed" ProgID="Equation.DSMT4" ShapeID="_x0000_i1227" DrawAspect="Content" ObjectID="_1325250644" r:id="rId396"/>
        </w:object>
      </w:r>
    </w:p>
    <w:p w:rsidR="00A521F0" w:rsidRDefault="006C5E1C">
      <w:pPr>
        <w:spacing w:line="480" w:lineRule="auto"/>
        <w:jc w:val="both"/>
        <w:pPrChange w:id="654" w:author="Lars Holmstrom" w:date="2010-01-17T10:43:00Z">
          <w:pPr>
            <w:spacing w:line="480" w:lineRule="auto"/>
          </w:pPr>
        </w:pPrChange>
      </w:pPr>
      <w:proofErr w:type="gramStart"/>
      <w:r>
        <w:t>is</w:t>
      </w:r>
      <w:proofErr w:type="gramEnd"/>
      <w:r>
        <w:t xml:space="preserve"> the ang</w:t>
      </w:r>
      <w:ins w:id="655" w:author="Lars Holmstrom" w:date="2010-01-17T13:39:00Z">
        <w:r w:rsidR="00BC6917">
          <w:t>ular distance</w:t>
        </w:r>
      </w:ins>
      <w:del w:id="656" w:author="Lars Holmstrom" w:date="2010-01-17T13:39:00Z">
        <w:r w:rsidDel="00BC6917">
          <w:delText>le</w:delText>
        </w:r>
      </w:del>
      <w:r>
        <w:t xml:space="preserve"> the blade progresses in the time it takes for the bird to pass from the front to the back of the rotor plane, and</w:t>
      </w:r>
    </w:p>
    <w:p w:rsidR="00007CC6" w:rsidRDefault="00B7658A">
      <w:pPr>
        <w:spacing w:line="480" w:lineRule="auto"/>
        <w:jc w:val="center"/>
      </w:pPr>
      <w:r w:rsidRPr="004A7072">
        <w:rPr>
          <w:position w:val="-46"/>
        </w:rPr>
        <w:object w:dxaOrig="6340" w:dyaOrig="1040">
          <v:shape id="_x0000_i1228" type="#_x0000_t75" style="width:317.25pt;height:51.75pt" o:ole="" filled="t">
            <v:fill color2="black"/>
            <v:imagedata r:id="rId397" o:title=""/>
          </v:shape>
          <o:OLEObject Type="Embed" ProgID="Equation.DSMT4" ShapeID="_x0000_i1228" DrawAspect="Content" ObjectID="_1325250645" r:id="rId398"/>
        </w:object>
      </w:r>
    </w:p>
    <w:p w:rsidR="001148FA" w:rsidRDefault="006C5E1C">
      <w:pPr>
        <w:spacing w:line="480" w:lineRule="auto"/>
        <w:jc w:val="both"/>
        <w:rPr>
          <w:ins w:id="657" w:author="Lars Holmstrom" w:date="2010-01-17T13:43:00Z"/>
        </w:rPr>
        <w:pPrChange w:id="658" w:author="Lars Holmstrom" w:date="2010-01-17T10:43:00Z">
          <w:pPr>
            <w:spacing w:line="480" w:lineRule="auto"/>
          </w:pPr>
        </w:pPrChange>
      </w:pPr>
      <w:proofErr w:type="gramStart"/>
      <w:r>
        <w:t>is</w:t>
      </w:r>
      <w:proofErr w:type="gramEnd"/>
      <w:r>
        <w:t xml:space="preserve"> the </w:t>
      </w:r>
      <w:del w:id="659" w:author="Lars Holmstrom" w:date="2010-01-17T13:42:00Z">
        <w:r w:rsidDel="001148FA">
          <w:delText>angle subtended by the distance the bird drifts</w:delText>
        </w:r>
      </w:del>
      <w:ins w:id="660" w:author="Lars Holmstrom" w:date="2010-01-17T13:42:00Z">
        <w:r w:rsidR="001148FA">
          <w:t>angular drift of the bird</w:t>
        </w:r>
      </w:ins>
      <w:r>
        <w:t xml:space="preserve"> in the y-</w:t>
      </w:r>
      <w:del w:id="661" w:author="Lars Holmstrom" w:date="2010-01-17T13:42:00Z">
        <w:r w:rsidDel="001148FA">
          <w:delText xml:space="preserve">direction </w:delText>
        </w:r>
      </w:del>
      <w:ins w:id="662" w:author="Lars Holmstrom" w:date="2010-01-17T13:42:00Z">
        <w:r w:rsidR="001148FA">
          <w:t>axis</w:t>
        </w:r>
        <w:r w:rsidR="001148FA">
          <w:t xml:space="preserve"> </w:t>
        </w:r>
      </w:ins>
      <w:r w:rsidR="005E05A5">
        <w:t>in</w:t>
      </w:r>
      <w:r w:rsidR="007A1E3F">
        <w:t xml:space="preserve"> </w:t>
      </w:r>
      <w:r>
        <w:t xml:space="preserve">the time it takes for the bird to pass from the front to the back of the rotor plane. If the bird is flying upwind or downwind </w:t>
      </w:r>
      <w:proofErr w:type="gramStart"/>
      <w:r>
        <w:t xml:space="preserve">and </w:t>
      </w:r>
      <w:proofErr w:type="gramEnd"/>
      <w:r w:rsidR="00B7658A" w:rsidRPr="008A2DCC">
        <w:rPr>
          <w:position w:val="-12"/>
        </w:rPr>
        <w:object w:dxaOrig="880" w:dyaOrig="360">
          <v:shape id="_x0000_i1229" type="#_x0000_t75" style="width:44.25pt;height:18pt" o:ole="" filled="t">
            <v:fill color2="black"/>
            <v:imagedata r:id="rId399" o:title=""/>
          </v:shape>
          <o:OLEObject Type="Embed" ProgID="Equation.DSMT4" ShapeID="_x0000_i1229" DrawAspect="Content" ObjectID="_1325250646" r:id="rId400"/>
        </w:object>
      </w:r>
      <w:r>
        <w:t xml:space="preserve">, then </w:t>
      </w:r>
      <w:r w:rsidR="008A2DCC" w:rsidRPr="00F55010">
        <w:rPr>
          <w:position w:val="-12"/>
        </w:rPr>
        <w:object w:dxaOrig="900" w:dyaOrig="360">
          <v:shape id="_x0000_i1230" type="#_x0000_t75" style="width:45pt;height:18pt" o:ole="" filled="t">
            <v:fill color2="black"/>
            <v:imagedata r:id="rId401" o:title=""/>
          </v:shape>
          <o:OLEObject Type="Embed" ProgID="Equation.DSMT4" ShapeID="_x0000_i1230" DrawAspect="Content" ObjectID="_1325250647" r:id="rId402"/>
        </w:object>
      </w:r>
      <w:r>
        <w:t xml:space="preserve"> and </w:t>
      </w:r>
      <w:r w:rsidR="004A7072" w:rsidRPr="004A7072">
        <w:rPr>
          <w:position w:val="-12"/>
        </w:rPr>
        <w:object w:dxaOrig="800" w:dyaOrig="360">
          <v:shape id="_x0000_i1231" type="#_x0000_t75" style="width:39.75pt;height:18pt" o:ole="" filled="t">
            <v:fill color2="black"/>
            <v:imagedata r:id="rId403" o:title=""/>
          </v:shape>
          <o:OLEObject Type="Embed" ProgID="Equation.DSMT4" ShapeID="_x0000_i1231" DrawAspect="Content" ObjectID="_1325250648" r:id="rId404"/>
        </w:object>
      </w:r>
      <w:r w:rsidR="004A7072">
        <w:t xml:space="preserve"> </w:t>
      </w:r>
      <w:r>
        <w:t xml:space="preserve">is identical to the formula proposed </w:t>
      </w:r>
      <w:r w:rsidR="00433247">
        <w:t xml:space="preserve">in </w:t>
      </w:r>
      <w:r>
        <w:t>Tucker</w:t>
      </w:r>
      <w:r w:rsidR="00433247">
        <w:t xml:space="preserve"> (</w:t>
      </w:r>
      <w:r>
        <w:t>1996</w:t>
      </w:r>
      <w:r w:rsidR="001162E2">
        <w:t>a</w:t>
      </w:r>
      <w:r>
        <w:t>)</w:t>
      </w:r>
      <w:r w:rsidR="00647207">
        <w:t>, with the exception that no small angle approximation is used in the current analysis</w:t>
      </w:r>
      <w:r>
        <w:t>.</w:t>
      </w:r>
    </w:p>
    <w:p w:rsidR="00A521F0" w:rsidDel="001148FA" w:rsidRDefault="001148FA">
      <w:pPr>
        <w:spacing w:line="480" w:lineRule="auto"/>
        <w:jc w:val="both"/>
        <w:rPr>
          <w:del w:id="663" w:author="Lars Holmstrom" w:date="2010-01-17T13:43:00Z"/>
        </w:rPr>
        <w:pPrChange w:id="664" w:author="Lars Holmstrom" w:date="2010-01-17T10:43:00Z">
          <w:pPr>
            <w:spacing w:line="480" w:lineRule="auto"/>
          </w:pPr>
        </w:pPrChange>
      </w:pPr>
      <w:ins w:id="665" w:author="Lars Holmstrom" w:date="2010-01-17T13:43:00Z">
        <w:r w:rsidDel="001148FA">
          <w:t xml:space="preserve"> </w:t>
        </w:r>
      </w:ins>
      <w:del w:id="666" w:author="Lars Holmstrom" w:date="2010-01-17T13:43:00Z">
        <w:r w:rsidR="006C5E1C" w:rsidDel="001148FA">
          <w:delText xml:space="preserve"> For more details on the analysis of the </w:delText>
        </w:r>
        <w:r w:rsidR="00BF1E2F" w:rsidDel="001148FA">
          <w:delText>3-D</w:delText>
        </w:r>
        <w:r w:rsidR="006C5E1C" w:rsidDel="001148FA">
          <w:delText xml:space="preserve"> correction, see </w:delText>
        </w:r>
        <w:r w:rsidR="001162E2" w:rsidDel="001148FA">
          <w:delText>(</w:delText>
        </w:r>
        <w:r w:rsidR="00433247" w:rsidDel="001148FA">
          <w:delText>Tucker</w:delText>
        </w:r>
        <w:r w:rsidR="001162E2" w:rsidDel="001148FA">
          <w:delText>,</w:delText>
        </w:r>
        <w:r w:rsidR="00433247" w:rsidDel="001148FA">
          <w:delText xml:space="preserve"> 1996</w:delText>
        </w:r>
        <w:r w:rsidR="001162E2" w:rsidDel="001148FA">
          <w:delText>a</w:delText>
        </w:r>
        <w:r w:rsidR="00433247" w:rsidDel="001148FA">
          <w:delText>).</w:delText>
        </w:r>
      </w:del>
    </w:p>
    <w:p w:rsidR="00A521F0" w:rsidRDefault="00274E12">
      <w:pPr>
        <w:spacing w:line="480" w:lineRule="auto"/>
        <w:jc w:val="both"/>
        <w:rPr>
          <w:b/>
        </w:rPr>
        <w:pPrChange w:id="667" w:author="Lars Holmstrom" w:date="2010-01-17T10:43:00Z">
          <w:pPr>
            <w:spacing w:line="480" w:lineRule="auto"/>
          </w:pPr>
        </w:pPrChange>
      </w:pPr>
      <w:r>
        <w:rPr>
          <w:b/>
        </w:rPr>
        <w:t xml:space="preserve">3. </w:t>
      </w:r>
      <w:r w:rsidR="006C5E1C">
        <w:rPr>
          <w:b/>
        </w:rPr>
        <w:t>R</w:t>
      </w:r>
      <w:r>
        <w:rPr>
          <w:b/>
        </w:rPr>
        <w:t>esults</w:t>
      </w:r>
    </w:p>
    <w:p w:rsidR="00F47A39" w:rsidRDefault="006C5E1C">
      <w:pPr>
        <w:spacing w:line="480" w:lineRule="auto"/>
        <w:jc w:val="both"/>
        <w:rPr>
          <w:ins w:id="668" w:author="Lars Holmstrom" w:date="2010-01-17T13:45:00Z"/>
          <w:b/>
          <w:noProof/>
          <w:lang w:eastAsia="en-US"/>
        </w:rPr>
        <w:pPrChange w:id="669" w:author="Lars Holmstrom" w:date="2010-01-17T10:43:00Z">
          <w:pPr>
            <w:spacing w:line="480" w:lineRule="auto"/>
          </w:pPr>
        </w:pPrChange>
      </w:pPr>
      <w:r>
        <w:t xml:space="preserve">Unless otherwise noted, </w:t>
      </w:r>
      <w:r w:rsidR="00651E18">
        <w:t xml:space="preserve">we used the </w:t>
      </w:r>
      <w:r>
        <w:t>following input parameters</w:t>
      </w:r>
      <w:r w:rsidR="00651E18">
        <w:t xml:space="preserve"> for </w:t>
      </w:r>
      <w:r w:rsidR="00A36529">
        <w:t xml:space="preserve">the following </w:t>
      </w:r>
      <w:r w:rsidR="00651E18">
        <w:t>examples</w:t>
      </w:r>
      <w:r>
        <w:t xml:space="preserve">: </w:t>
      </w:r>
      <w:ins w:id="670" w:author="Lars Holmstrom" w:date="2010-01-17T13:43:00Z">
        <w:r w:rsidR="00251C8E">
          <w:t xml:space="preserve">    </w:t>
        </w:r>
      </w:ins>
      <w:r w:rsidR="00F23F37" w:rsidRPr="00F23F37">
        <w:rPr>
          <w:position w:val="-6"/>
        </w:rPr>
        <w:object w:dxaOrig="240" w:dyaOrig="220">
          <v:shape id="_x0000_i1232" type="#_x0000_t75" style="width:12pt;height:11.25pt" o:ole="" filled="t">
            <v:fill color2="black"/>
            <v:imagedata r:id="rId405" o:title=""/>
          </v:shape>
          <o:OLEObject Type="Embed" ProgID="Equation.DSMT4" ShapeID="_x0000_i1232" DrawAspect="Content" ObjectID="_1325250649" r:id="rId406"/>
        </w:object>
      </w:r>
      <w:r>
        <w:t xml:space="preserve">=1 m, </w:t>
      </w:r>
      <w:r w:rsidR="00F23F37" w:rsidRPr="00F23F37">
        <w:rPr>
          <w:position w:val="-6"/>
        </w:rPr>
        <w:object w:dxaOrig="139" w:dyaOrig="279">
          <v:shape id="_x0000_i1233" type="#_x0000_t75" style="width:6.75pt;height:14.25pt" o:ole="" filled="t">
            <v:fill color2="black"/>
            <v:imagedata r:id="rId407" o:title=""/>
          </v:shape>
          <o:OLEObject Type="Embed" ProgID="Equation.DSMT4" ShapeID="_x0000_i1233" DrawAspect="Content" ObjectID="_1325250650" r:id="rId408"/>
        </w:object>
      </w:r>
      <w:r>
        <w:t xml:space="preserve">=0.5 m, </w:t>
      </w:r>
      <w:r w:rsidR="008A2DCC" w:rsidRPr="00F23F37">
        <w:rPr>
          <w:position w:val="-12"/>
        </w:rPr>
        <w:object w:dxaOrig="300" w:dyaOrig="360">
          <v:shape id="_x0000_i1234" type="#_x0000_t75" style="width:15pt;height:18pt" o:ole="" filled="t">
            <v:fill color2="black"/>
            <v:imagedata r:id="rId409" o:title=""/>
          </v:shape>
          <o:OLEObject Type="Embed" ProgID="Equation.DSMT4" ShapeID="_x0000_i1234" DrawAspect="Content" ObjectID="_1325250651" r:id="rId410"/>
        </w:object>
      </w:r>
      <w:r>
        <w:t>=</w:t>
      </w:r>
      <w:r w:rsidR="008A2DCC">
        <w:t>1</w:t>
      </w:r>
      <w:r>
        <w:t xml:space="preserve">5 m/s, </w:t>
      </w:r>
      <w:r w:rsidR="008A2DCC" w:rsidRPr="00F23F37">
        <w:rPr>
          <w:position w:val="-12"/>
        </w:rPr>
        <w:object w:dxaOrig="320" w:dyaOrig="360">
          <v:shape id="_x0000_i1235" type="#_x0000_t75" style="width:15.75pt;height:18pt" o:ole="" filled="t">
            <v:fill color2="black"/>
            <v:imagedata r:id="rId411" o:title=""/>
          </v:shape>
          <o:OLEObject Type="Embed" ProgID="Equation.DSMT4" ShapeID="_x0000_i1235" DrawAspect="Content" ObjectID="_1325250652" r:id="rId412"/>
        </w:object>
      </w:r>
      <w:r>
        <w:t xml:space="preserve">=10 m/s, </w:t>
      </w:r>
      <w:r w:rsidR="00F23F37" w:rsidRPr="00F23F37">
        <w:rPr>
          <w:position w:val="-6"/>
        </w:rPr>
        <w:object w:dxaOrig="279" w:dyaOrig="279">
          <v:shape id="_x0000_i1236" type="#_x0000_t75" style="width:14.25pt;height:14.25pt" o:ole="" filled="t">
            <v:fill color2="black"/>
            <v:imagedata r:id="rId413" o:title=""/>
          </v:shape>
          <o:OLEObject Type="Embed" ProgID="Equation.DSMT4" ShapeID="_x0000_i1236" DrawAspect="Content" ObjectID="_1325250653" r:id="rId414"/>
        </w:object>
      </w:r>
      <w:r>
        <w:t xml:space="preserve">=3 rotors, </w:t>
      </w:r>
      <w:r w:rsidR="00F23F37" w:rsidRPr="00F23F37">
        <w:rPr>
          <w:position w:val="-4"/>
        </w:rPr>
        <w:object w:dxaOrig="240" w:dyaOrig="260">
          <v:shape id="_x0000_i1237" type="#_x0000_t75" style="width:12pt;height:12.75pt" o:ole="" filled="t">
            <v:fill color2="black"/>
            <v:imagedata r:id="rId415" o:title=""/>
          </v:shape>
          <o:OLEObject Type="Embed" ProgID="Equation.DSMT4" ShapeID="_x0000_i1237" DrawAspect="Content" ObjectID="_1325250654" r:id="rId416"/>
        </w:object>
      </w:r>
      <w:r>
        <w:t xml:space="preserve">=10 m, </w:t>
      </w:r>
      <w:r w:rsidR="008A2DCC" w:rsidRPr="00F23F37">
        <w:rPr>
          <w:position w:val="-12"/>
        </w:rPr>
        <w:object w:dxaOrig="340" w:dyaOrig="360">
          <v:shape id="_x0000_i1238" type="#_x0000_t75" style="width:17.25pt;height:18pt" o:ole="" filled="t">
            <v:fill color2="black"/>
            <v:imagedata r:id="rId417" o:title=""/>
          </v:shape>
          <o:OLEObject Type="Embed" ProgID="Equation.DSMT4" ShapeID="_x0000_i1238" DrawAspect="Content" ObjectID="_1325250655" r:id="rId418"/>
        </w:object>
      </w:r>
      <w:r>
        <w:t xml:space="preserve">=0 m, </w:t>
      </w:r>
      <w:r w:rsidR="006A34FB" w:rsidRPr="006A34FB">
        <w:rPr>
          <w:position w:val="-4"/>
        </w:rPr>
        <w:object w:dxaOrig="260" w:dyaOrig="260">
          <v:shape id="_x0000_i1239" type="#_x0000_t75" style="width:12.75pt;height:12.75pt" o:ole="" filled="t">
            <v:fill color2="black"/>
            <v:imagedata r:id="rId419" o:title=""/>
          </v:shape>
          <o:OLEObject Type="Embed" ProgID="Equation.DSMT4" ShapeID="_x0000_i1239" DrawAspect="Content" ObjectID="_1325250656" r:id="rId420"/>
        </w:object>
      </w:r>
      <w:r>
        <w:t xml:space="preserve">=72 RPMs, </w:t>
      </w:r>
      <w:ins w:id="671" w:author="Lars Holmstrom" w:date="2010-01-17T13:43:00Z">
        <w:r w:rsidR="00251C8E">
          <w:t xml:space="preserve">       </w:t>
        </w:r>
      </w:ins>
      <w:r w:rsidR="006A34FB" w:rsidRPr="006A34FB">
        <w:rPr>
          <w:position w:val="-6"/>
        </w:rPr>
        <w:object w:dxaOrig="200" w:dyaOrig="220">
          <v:shape id="_x0000_i1240" type="#_x0000_t75" style="width:9.75pt;height:11.25pt" o:ole="" filled="t">
            <v:fill color2="black"/>
            <v:imagedata r:id="rId421" o:title=""/>
          </v:shape>
          <o:OLEObject Type="Embed" ProgID="Equation.DSMT4" ShapeID="_x0000_i1240" DrawAspect="Content" ObjectID="_1325250657" r:id="rId422"/>
        </w:object>
      </w:r>
      <w:r>
        <w:t xml:space="preserve">=0.25. </w:t>
      </w:r>
      <w:r w:rsidR="00651E18">
        <w:t>We chose t</w:t>
      </w:r>
      <w:r>
        <w:t xml:space="preserve">hese parameters because they are identical to those used </w:t>
      </w:r>
      <w:r w:rsidR="00882E2D">
        <w:t>by</w:t>
      </w:r>
      <w:r w:rsidR="00651E18">
        <w:t xml:space="preserve"> Tucker </w:t>
      </w:r>
      <w:r w:rsidR="00882E2D">
        <w:t>(1996</w:t>
      </w:r>
      <w:r w:rsidR="001162E2">
        <w:t>a</w:t>
      </w:r>
      <w:r w:rsidR="00882E2D">
        <w:t>)</w:t>
      </w:r>
      <w:r w:rsidR="009B6039">
        <w:t>, allowing direct comparison of model results</w:t>
      </w:r>
      <w:r>
        <w:t xml:space="preserve">. </w:t>
      </w:r>
      <w:del w:id="672" w:author="Lars Holmstrom" w:date="2010-01-17T13:44:00Z">
        <w:r w:rsidR="00651E18" w:rsidDel="00251C8E">
          <w:delText>We propose o</w:delText>
        </w:r>
      </w:del>
      <w:ins w:id="673" w:author="Lars Holmstrom" w:date="2010-01-17T13:44:00Z">
        <w:r w:rsidR="00251C8E">
          <w:t>O</w:t>
        </w:r>
      </w:ins>
      <w:r w:rsidR="00651E18">
        <w:t xml:space="preserve">ur </w:t>
      </w:r>
      <w:proofErr w:type="spellStart"/>
      <w:r w:rsidR="002508D5">
        <w:t>Hamer</w:t>
      </w:r>
      <w:proofErr w:type="spellEnd"/>
      <w:r w:rsidR="002508D5">
        <w:t xml:space="preserve"> </w:t>
      </w:r>
      <w:r w:rsidR="009B6039">
        <w:t>M</w:t>
      </w:r>
      <w:r w:rsidR="00651E18">
        <w:t xml:space="preserve">odel as an extension to </w:t>
      </w:r>
      <w:r>
        <w:t>th</w:t>
      </w:r>
      <w:r w:rsidR="006A34FB">
        <w:t>e</w:t>
      </w:r>
      <w:r>
        <w:t xml:space="preserve"> Tucker model, </w:t>
      </w:r>
      <w:r w:rsidR="00651E18">
        <w:t xml:space="preserve">and </w:t>
      </w:r>
      <w:del w:id="674" w:author="Lars Holmstrom" w:date="2010-01-17T13:44:00Z">
        <w:r w:rsidR="00651E18" w:rsidDel="00F47A39">
          <w:delText>want to emphasize</w:delText>
        </w:r>
        <w:r w:rsidDel="00F47A39">
          <w:delText xml:space="preserve"> that </w:delText>
        </w:r>
      </w:del>
      <w:r>
        <w:t xml:space="preserve">the models produce identical results in the </w:t>
      </w:r>
      <w:del w:id="675" w:author="Lars Holmstrom" w:date="2010-01-17T11:04:00Z">
        <w:r w:rsidDel="00E573ED">
          <w:delText>downwind and upwind configurations.</w:delText>
        </w:r>
      </w:del>
      <w:ins w:id="676" w:author="Lars Holmstrom" w:date="2010-01-17T11:04:00Z">
        <w:r w:rsidR="00E573ED">
          <w:t>configurations where the bird’s wind</w:t>
        </w:r>
      </w:ins>
      <w:ins w:id="677" w:author="Lars Holmstrom" w:date="2010-01-17T11:05:00Z">
        <w:r w:rsidR="00E573ED">
          <w:t xml:space="preserve"> </w:t>
        </w:r>
      </w:ins>
      <w:ins w:id="678" w:author="Lars Holmstrom" w:date="2010-01-17T11:04:00Z">
        <w:r w:rsidR="00E573ED">
          <w:t>speed is parallel or perpendicular to the wind direction.</w:t>
        </w:r>
      </w:ins>
      <w:r>
        <w:t xml:space="preserve"> </w:t>
      </w:r>
      <w:r w:rsidR="00651E18">
        <w:t xml:space="preserve">Our </w:t>
      </w:r>
      <w:r>
        <w:t>final result show</w:t>
      </w:r>
      <w:r w:rsidR="00651E18">
        <w:t xml:space="preserve">s </w:t>
      </w:r>
      <w:r>
        <w:t xml:space="preserve">the importance of modeling oblique angles of approach, </w:t>
      </w:r>
      <w:r w:rsidR="00651E18">
        <w:t>and we use</w:t>
      </w:r>
      <w:r>
        <w:t xml:space="preserve"> realistic turbine parameters modeled after a </w:t>
      </w:r>
      <w:r w:rsidR="009B6039">
        <w:t>common General Electric 1.5 MW (</w:t>
      </w:r>
      <w:r>
        <w:t>GE 1.5se</w:t>
      </w:r>
      <w:r w:rsidR="009B6039">
        <w:t>)</w:t>
      </w:r>
      <w:r>
        <w:t xml:space="preserve"> design.</w:t>
      </w:r>
      <w:ins w:id="679" w:author="Lars Holmstrom" w:date="2010-01-17T13:45:00Z">
        <w:r w:rsidR="00F47A39" w:rsidRPr="00F47A39">
          <w:rPr>
            <w:b/>
            <w:noProof/>
            <w:lang w:eastAsia="en-US"/>
          </w:rPr>
          <w:t xml:space="preserve"> </w:t>
        </w:r>
      </w:ins>
    </w:p>
    <w:p w:rsidR="00F47A39" w:rsidRDefault="00F47A39" w:rsidP="00F47A39">
      <w:pPr>
        <w:pStyle w:val="Caption"/>
        <w:rPr>
          <w:ins w:id="680" w:author="Lars Holmstrom" w:date="2010-01-17T13:45:00Z"/>
        </w:rPr>
        <w:pPrChange w:id="681" w:author="Lars Holmstrom" w:date="2010-01-17T13:46:00Z">
          <w:pPr>
            <w:pStyle w:val="Caption"/>
            <w:jc w:val="both"/>
          </w:pPr>
        </w:pPrChange>
      </w:pPr>
      <w:ins w:id="682" w:author="Lars Holmstrom" w:date="2010-01-17T13:45:00Z">
        <w:r>
          <w:rPr>
            <w:noProof/>
            <w:lang w:eastAsia="en-US"/>
          </w:rPr>
          <w:drawing>
            <wp:inline distT="0" distB="0" distL="0" distR="0">
              <wp:extent cx="3657600" cy="3314700"/>
              <wp:effectExtent l="19050" t="0" r="0" b="0"/>
              <wp:docPr id="7" name="Picture 13" descr="Fi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7.png"/>
                      <pic:cNvPicPr/>
                    </pic:nvPicPr>
                    <pic:blipFill>
                      <a:blip r:embed="rId423" cstate="print"/>
                      <a:stretch>
                        <a:fillRect/>
                      </a:stretch>
                    </pic:blipFill>
                    <pic:spPr>
                      <a:xfrm>
                        <a:off x="0" y="0"/>
                        <a:ext cx="3657600" cy="3314700"/>
                      </a:xfrm>
                      <a:prstGeom prst="rect">
                        <a:avLst/>
                      </a:prstGeom>
                    </pic:spPr>
                  </pic:pic>
                </a:graphicData>
              </a:graphic>
            </wp:inline>
          </w:drawing>
        </w:r>
      </w:ins>
    </w:p>
    <w:p w:rsidR="00F47A39" w:rsidRDefault="00F47A39" w:rsidP="00F47A39">
      <w:pPr>
        <w:pStyle w:val="Caption"/>
        <w:jc w:val="both"/>
        <w:rPr>
          <w:ins w:id="683" w:author="Lars Holmstrom" w:date="2010-01-17T13:45:00Z"/>
        </w:rPr>
      </w:pPr>
      <w:proofErr w:type="gramStart"/>
      <w:ins w:id="684" w:author="Lars Holmstrom" w:date="2010-01-17T13:45:00Z">
        <w:r>
          <w:t xml:space="preserve">Figure </w:t>
        </w:r>
        <w:r>
          <w:fldChar w:fldCharType="begin"/>
        </w:r>
        <w:r>
          <w:instrText xml:space="preserve"> SEQ Figure \* ARABIC </w:instrText>
        </w:r>
        <w:r>
          <w:fldChar w:fldCharType="separate"/>
        </w:r>
        <w:r>
          <w:rPr>
            <w:noProof/>
          </w:rPr>
          <w:t>7</w:t>
        </w:r>
        <w:r>
          <w:fldChar w:fldCharType="end"/>
        </w:r>
        <w:r>
          <w:t>.</w:t>
        </w:r>
        <w:proofErr w:type="gramEnd"/>
        <w:r>
          <w:t xml:space="preserve"> Probability contours for a downwind flight path where the bird’s ground velocity </w:t>
        </w:r>
        <w:r w:rsidRPr="0011256A">
          <w:rPr>
            <w:position w:val="-12"/>
          </w:rPr>
          <w:object w:dxaOrig="300" w:dyaOrig="360">
            <v:shape id="_x0000_i1352" type="#_x0000_t75" style="width:15pt;height:18pt" o:ole="" filled="t">
              <v:fill color2="black"/>
              <v:imagedata r:id="rId424" o:title=""/>
            </v:shape>
            <o:OLEObject Type="Embed" ProgID="Equation.DSMT4" ShapeID="_x0000_i1352" DrawAspect="Content" ObjectID="_1325250658" r:id="rId425"/>
          </w:object>
        </w:r>
        <w:r>
          <w:t xml:space="preserve"> is 15 m/s and the wind velocity </w:t>
        </w:r>
        <w:r w:rsidRPr="0011256A">
          <w:rPr>
            <w:position w:val="-12"/>
          </w:rPr>
          <w:object w:dxaOrig="320" w:dyaOrig="360">
            <v:shape id="_x0000_i1353" type="#_x0000_t75" style="width:15.75pt;height:18pt" o:ole="" filled="t">
              <v:fill color2="black"/>
              <v:imagedata r:id="rId426" o:title=""/>
            </v:shape>
            <o:OLEObject Type="Embed" ProgID="Equation.DSMT4" ShapeID="_x0000_i1353" DrawAspect="Content" ObjectID="_1325250659" r:id="rId427"/>
          </w:object>
        </w:r>
        <w:r>
          <w:t xml:space="preserve"> is 10 m/s.</w:t>
        </w:r>
      </w:ins>
    </w:p>
    <w:p w:rsidR="00A521F0" w:rsidRDefault="00A521F0">
      <w:pPr>
        <w:spacing w:line="480" w:lineRule="auto"/>
        <w:jc w:val="both"/>
        <w:pPrChange w:id="685" w:author="Lars Holmstrom" w:date="2010-01-17T10:43:00Z">
          <w:pPr>
            <w:spacing w:line="480" w:lineRule="auto"/>
          </w:pPr>
        </w:pPrChange>
      </w:pPr>
    </w:p>
    <w:p w:rsidR="00A521F0" w:rsidRDefault="00274E12">
      <w:pPr>
        <w:spacing w:line="480" w:lineRule="auto"/>
        <w:jc w:val="both"/>
        <w:rPr>
          <w:ins w:id="686" w:author="Lars Holmstrom" w:date="2010-01-17T00:48:00Z"/>
          <w:b/>
        </w:rPr>
        <w:pPrChange w:id="687" w:author="Lars Holmstrom" w:date="2010-01-17T10:43:00Z">
          <w:pPr>
            <w:spacing w:line="480" w:lineRule="auto"/>
          </w:pPr>
        </w:pPrChange>
      </w:pPr>
      <w:r>
        <w:rPr>
          <w:b/>
        </w:rPr>
        <w:t xml:space="preserve">3.1 </w:t>
      </w:r>
      <w:r w:rsidR="006C5E1C">
        <w:rPr>
          <w:b/>
        </w:rPr>
        <w:t>Collision Probability Contours for 1-D Rotors</w:t>
      </w:r>
    </w:p>
    <w:p w:rsidR="00A521F0" w:rsidDel="00F47A39" w:rsidRDefault="006029DD">
      <w:pPr>
        <w:rPr>
          <w:del w:id="688" w:author="Lars Holmstrom" w:date="2010-01-17T13:46:00Z"/>
        </w:rPr>
        <w:pPrChange w:id="689" w:author="Lars Holmstrom" w:date="2010-01-17T11:03:00Z">
          <w:pPr>
            <w:spacing w:line="480" w:lineRule="auto"/>
          </w:pPr>
        </w:pPrChange>
      </w:pPr>
      <w:del w:id="690" w:author="Lars Holmstrom" w:date="2010-01-17T13:45:00Z">
        <w:r w:rsidRPr="0011256A" w:rsidDel="00F47A39">
          <w:rPr>
            <w:position w:val="-12"/>
          </w:rPr>
          <w:fldChar w:fldCharType="begin"/>
        </w:r>
        <w:r w:rsidRPr="0011256A" w:rsidDel="00F47A39">
          <w:rPr>
            <w:position w:val="-12"/>
          </w:rPr>
          <w:fldChar w:fldCharType="separate"/>
        </w:r>
        <w:r w:rsidRPr="0011256A" w:rsidDel="00F47A39">
          <w:rPr>
            <w:position w:val="-12"/>
          </w:rPr>
          <w:fldChar w:fldCharType="end"/>
        </w:r>
        <w:r w:rsidRPr="0011256A" w:rsidDel="00F47A39">
          <w:rPr>
            <w:position w:val="-12"/>
          </w:rPr>
          <w:fldChar w:fldCharType="begin"/>
        </w:r>
        <w:r w:rsidRPr="0011256A" w:rsidDel="00F47A39">
          <w:rPr>
            <w:position w:val="-12"/>
          </w:rPr>
          <w:fldChar w:fldCharType="separate"/>
        </w:r>
        <w:r w:rsidRPr="0011256A" w:rsidDel="00F47A39">
          <w:rPr>
            <w:position w:val="-12"/>
          </w:rPr>
          <w:fldChar w:fldCharType="end"/>
        </w:r>
      </w:del>
    </w:p>
    <w:p w:rsidR="00A521F0" w:rsidRDefault="006C5E1C">
      <w:pPr>
        <w:spacing w:line="480" w:lineRule="auto"/>
        <w:ind w:firstLine="720"/>
        <w:jc w:val="both"/>
        <w:rPr>
          <w:ins w:id="691" w:author="Lars Holmstrom" w:date="2010-01-17T00:49:00Z"/>
        </w:rPr>
        <w:pPrChange w:id="692" w:author="Lars Holmstrom" w:date="2010-01-17T10:43:00Z">
          <w:pPr>
            <w:spacing w:line="480" w:lineRule="auto"/>
            <w:ind w:firstLine="720"/>
          </w:pPr>
        </w:pPrChange>
      </w:pPr>
      <w:r>
        <w:rPr>
          <w:i/>
        </w:rPr>
        <w:t>Upwind and Downwind Turbine Collision Probabilities</w:t>
      </w:r>
      <w:r w:rsidR="00094778">
        <w:t xml:space="preserve"> </w:t>
      </w:r>
      <w:r>
        <w:t>—</w:t>
      </w:r>
      <w:r w:rsidR="00094778">
        <w:t xml:space="preserve"> </w:t>
      </w:r>
      <w:proofErr w:type="gramStart"/>
      <w:r w:rsidR="00915D91">
        <w:t>A</w:t>
      </w:r>
      <w:proofErr w:type="gramEnd"/>
      <w:r w:rsidR="00915D91">
        <w:t xml:space="preserve"> plo</w:t>
      </w:r>
      <w:r w:rsidR="00486822">
        <w:t>t of the collision probability contours</w:t>
      </w:r>
      <w:r w:rsidR="00915D91">
        <w:t xml:space="preserve"> was generated for</w:t>
      </w:r>
      <w:r w:rsidR="00734DD9">
        <w:t xml:space="preserve"> downwind flight path</w:t>
      </w:r>
      <w:r w:rsidR="00915D91">
        <w:t>s,</w:t>
      </w:r>
      <w:r w:rsidR="00734DD9">
        <w:t xml:space="preserve"> </w:t>
      </w:r>
      <w:r w:rsidR="00915D91">
        <w:t>predicting</w:t>
      </w:r>
      <w:r w:rsidR="00734DD9">
        <w:t xml:space="preserve"> an increasing probability of collision </w:t>
      </w:r>
      <w:r w:rsidR="00915D91">
        <w:t>above and below the center of the turbine</w:t>
      </w:r>
      <w:r w:rsidR="00734DD9">
        <w:t xml:space="preserve"> (</w:t>
      </w:r>
      <w:r w:rsidR="00106B50">
        <w:t>Fig.</w:t>
      </w:r>
      <w:r w:rsidR="00734DD9">
        <w:t xml:space="preserve"> 7).  </w:t>
      </w:r>
      <w:r w:rsidR="002508D5">
        <w:t>We expect this result,</w:t>
      </w:r>
      <w:r w:rsidR="00915D91">
        <w:t xml:space="preserve"> because </w:t>
      </w:r>
      <w:r>
        <w:t xml:space="preserve">the wingspan of the bird </w:t>
      </w:r>
      <w:r w:rsidR="00915D91">
        <w:t>subtends a larger angle swept out by the turbine as it enters the rotor plane closer to horizontal center</w:t>
      </w:r>
      <w:r>
        <w:t xml:space="preserve">. </w:t>
      </w:r>
      <w:r w:rsidR="006A34FB">
        <w:t>The</w:t>
      </w:r>
      <w:r w:rsidR="00915D91">
        <w:t>se</w:t>
      </w:r>
      <w:r w:rsidR="006A34FB">
        <w:t xml:space="preserve"> results </w:t>
      </w:r>
      <w:r>
        <w:t xml:space="preserve">are identical to those published </w:t>
      </w:r>
      <w:r w:rsidR="001162E2">
        <w:t xml:space="preserve">by </w:t>
      </w:r>
      <w:r>
        <w:t xml:space="preserve">Tucker </w:t>
      </w:r>
      <w:r w:rsidR="00433247">
        <w:t>(</w:t>
      </w:r>
      <w:r>
        <w:t>1996</w:t>
      </w:r>
      <w:r w:rsidR="001162E2">
        <w:t>a</w:t>
      </w:r>
      <w:r>
        <w:t>) using the same</w:t>
      </w:r>
      <w:r w:rsidR="00915D91">
        <w:t xml:space="preserve"> model</w:t>
      </w:r>
      <w:r>
        <w:t xml:space="preserve"> parameters.</w:t>
      </w:r>
    </w:p>
    <w:p w:rsidR="00A521F0" w:rsidRDefault="00A521F0">
      <w:pPr>
        <w:keepNext/>
        <w:spacing w:line="480" w:lineRule="auto"/>
        <w:jc w:val="center"/>
        <w:rPr>
          <w:ins w:id="693" w:author="Lars Holmstrom" w:date="2010-01-17T00:49:00Z"/>
        </w:rPr>
        <w:pPrChange w:id="694" w:author="Lars Holmstrom" w:date="2010-01-17T10:46:00Z">
          <w:pPr>
            <w:spacing w:line="480" w:lineRule="auto"/>
          </w:pPr>
        </w:pPrChange>
      </w:pPr>
      <w:ins w:id="695" w:author="Lars Holmstrom" w:date="2010-01-17T00:49:00Z">
        <w:r>
          <w:rPr>
            <w:i/>
            <w:noProof/>
            <w:lang w:eastAsia="en-US"/>
            <w:rPrChange w:id="696" w:author="Unknown">
              <w:rPr>
                <w:noProof/>
                <w:lang w:eastAsia="en-US"/>
              </w:rPr>
            </w:rPrChange>
          </w:rPr>
          <w:drawing>
            <wp:inline distT="0" distB="0" distL="0" distR="0">
              <wp:extent cx="3657600" cy="3314700"/>
              <wp:effectExtent l="19050" t="0" r="0" b="0"/>
              <wp:docPr id="15" name="Picture 14" descr="Fi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8.png"/>
                      <pic:cNvPicPr/>
                    </pic:nvPicPr>
                    <pic:blipFill>
                      <a:blip r:embed="rId428" cstate="print"/>
                      <a:stretch>
                        <a:fillRect/>
                      </a:stretch>
                    </pic:blipFill>
                    <pic:spPr>
                      <a:xfrm>
                        <a:off x="0" y="0"/>
                        <a:ext cx="3657600" cy="3314700"/>
                      </a:xfrm>
                      <a:prstGeom prst="rect">
                        <a:avLst/>
                      </a:prstGeom>
                    </pic:spPr>
                  </pic:pic>
                </a:graphicData>
              </a:graphic>
            </wp:inline>
          </w:drawing>
        </w:r>
      </w:ins>
    </w:p>
    <w:p w:rsidR="00A521F0" w:rsidRDefault="00F91849">
      <w:pPr>
        <w:pStyle w:val="Caption"/>
        <w:jc w:val="both"/>
        <w:rPr>
          <w:ins w:id="697" w:author="Lars Holmstrom" w:date="2010-01-17T00:49:00Z"/>
          <w:i/>
        </w:rPr>
        <w:pPrChange w:id="698" w:author="Lars Holmstrom" w:date="2010-01-17T10:43:00Z">
          <w:pPr>
            <w:spacing w:line="480" w:lineRule="auto"/>
            <w:ind w:firstLine="720"/>
          </w:pPr>
        </w:pPrChange>
      </w:pPr>
      <w:proofErr w:type="gramStart"/>
      <w:ins w:id="699" w:author="Lars Holmstrom" w:date="2010-01-17T00:49:00Z">
        <w:r>
          <w:t xml:space="preserve">Figure </w:t>
        </w:r>
        <w:r w:rsidR="00801B4D">
          <w:fldChar w:fldCharType="begin"/>
        </w:r>
        <w:r>
          <w:instrText xml:space="preserve"> SEQ Figure \* ARABIC </w:instrText>
        </w:r>
      </w:ins>
      <w:r w:rsidR="00801B4D">
        <w:fldChar w:fldCharType="separate"/>
      </w:r>
      <w:ins w:id="700" w:author="Lars Holmstrom" w:date="2010-01-17T00:53:00Z">
        <w:r w:rsidR="00E9271D">
          <w:rPr>
            <w:noProof/>
          </w:rPr>
          <w:t>8</w:t>
        </w:r>
      </w:ins>
      <w:ins w:id="701" w:author="Lars Holmstrom" w:date="2010-01-17T00:49:00Z">
        <w:r w:rsidR="00801B4D">
          <w:fldChar w:fldCharType="end"/>
        </w:r>
      </w:ins>
      <w:ins w:id="702" w:author="Lars Holmstrom" w:date="2010-01-17T10:35:00Z">
        <w:r w:rsidR="006029DD">
          <w:t>.</w:t>
        </w:r>
        <w:proofErr w:type="gramEnd"/>
        <w:r w:rsidR="006029DD">
          <w:t xml:space="preserve"> Probability contours for a downwind flight path where the orientation angle is -7° (approach angle is -2.3°), the bird’s ground velocity </w:t>
        </w:r>
      </w:ins>
      <w:ins w:id="703" w:author="Lars Holmstrom" w:date="2010-01-17T10:35:00Z">
        <w:r w:rsidR="006029DD" w:rsidRPr="0011256A">
          <w:rPr>
            <w:position w:val="-12"/>
          </w:rPr>
          <w:object w:dxaOrig="300" w:dyaOrig="360">
            <v:shape id="_x0000_i1243" type="#_x0000_t75" style="width:15pt;height:18pt" o:ole="" filled="t">
              <v:fill color2="black"/>
              <v:imagedata r:id="rId424" o:title=""/>
            </v:shape>
            <o:OLEObject Type="Embed" ProgID="Equation.DSMT4" ShapeID="_x0000_i1243" DrawAspect="Content" ObjectID="_1325250660" r:id="rId429"/>
          </w:object>
        </w:r>
      </w:ins>
      <w:ins w:id="704" w:author="Lars Holmstrom" w:date="2010-01-17T10:35:00Z">
        <w:r w:rsidR="006029DD">
          <w:t xml:space="preserve"> is 15 m/s, and the wind velocity </w:t>
        </w:r>
      </w:ins>
      <w:ins w:id="705" w:author="Lars Holmstrom" w:date="2010-01-17T10:35:00Z">
        <w:r w:rsidR="006029DD" w:rsidRPr="0011256A">
          <w:rPr>
            <w:position w:val="-12"/>
          </w:rPr>
          <w:object w:dxaOrig="279" w:dyaOrig="360">
            <v:shape id="_x0000_i1244" type="#_x0000_t75" style="width:14.25pt;height:18pt" o:ole="" filled="t">
              <v:fill color2="black"/>
              <v:imagedata r:id="rId430" o:title=""/>
            </v:shape>
            <o:OLEObject Type="Embed" ProgID="Equation.DSMT4" ShapeID="_x0000_i1244" DrawAspect="Content" ObjectID="_1325250661" r:id="rId431"/>
          </w:object>
        </w:r>
      </w:ins>
      <w:ins w:id="706" w:author="Lars Holmstrom" w:date="2010-01-17T10:35:00Z">
        <w:r w:rsidR="006029DD">
          <w:t xml:space="preserve"> is 10 m/s.</w:t>
        </w:r>
      </w:ins>
    </w:p>
    <w:p w:rsidR="00A521F0" w:rsidRDefault="00A521F0">
      <w:pPr>
        <w:keepNext/>
        <w:spacing w:line="480" w:lineRule="auto"/>
        <w:jc w:val="center"/>
        <w:rPr>
          <w:ins w:id="707" w:author="Lars Holmstrom" w:date="2010-01-17T00:50:00Z"/>
        </w:rPr>
        <w:pPrChange w:id="708" w:author="Lars Holmstrom" w:date="2010-01-17T10:46:00Z">
          <w:pPr>
            <w:spacing w:line="480" w:lineRule="auto"/>
          </w:pPr>
        </w:pPrChange>
      </w:pPr>
      <w:ins w:id="709" w:author="Lars Holmstrom" w:date="2010-01-17T00:49:00Z">
        <w:r>
          <w:rPr>
            <w:i/>
            <w:noProof/>
            <w:lang w:eastAsia="en-US"/>
            <w:rPrChange w:id="710" w:author="Unknown">
              <w:rPr>
                <w:noProof/>
                <w:lang w:eastAsia="en-US"/>
              </w:rPr>
            </w:rPrChange>
          </w:rPr>
          <w:drawing>
            <wp:inline distT="0" distB="0" distL="0" distR="0">
              <wp:extent cx="3657600" cy="3314700"/>
              <wp:effectExtent l="19050" t="0" r="0" b="0"/>
              <wp:docPr id="16" name="Picture 15" descr="Fi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9.png"/>
                      <pic:cNvPicPr/>
                    </pic:nvPicPr>
                    <pic:blipFill>
                      <a:blip r:embed="rId432" cstate="print"/>
                      <a:stretch>
                        <a:fillRect/>
                      </a:stretch>
                    </pic:blipFill>
                    <pic:spPr>
                      <a:xfrm>
                        <a:off x="0" y="0"/>
                        <a:ext cx="3657600" cy="3314700"/>
                      </a:xfrm>
                      <a:prstGeom prst="rect">
                        <a:avLst/>
                      </a:prstGeom>
                    </pic:spPr>
                  </pic:pic>
                </a:graphicData>
              </a:graphic>
            </wp:inline>
          </w:drawing>
        </w:r>
      </w:ins>
    </w:p>
    <w:p w:rsidR="00A521F0" w:rsidRDefault="00F91849">
      <w:pPr>
        <w:pStyle w:val="Caption"/>
        <w:jc w:val="both"/>
        <w:rPr>
          <w:ins w:id="711" w:author="Lars Holmstrom" w:date="2010-01-17T00:50:00Z"/>
        </w:rPr>
        <w:pPrChange w:id="712" w:author="Lars Holmstrom" w:date="2010-01-17T10:43:00Z">
          <w:pPr>
            <w:spacing w:line="480" w:lineRule="auto"/>
            <w:ind w:firstLine="720"/>
          </w:pPr>
        </w:pPrChange>
      </w:pPr>
      <w:proofErr w:type="gramStart"/>
      <w:ins w:id="713" w:author="Lars Holmstrom" w:date="2010-01-17T00:50:00Z">
        <w:r>
          <w:t xml:space="preserve">Figure </w:t>
        </w:r>
        <w:r w:rsidR="00801B4D">
          <w:fldChar w:fldCharType="begin"/>
        </w:r>
        <w:r>
          <w:instrText xml:space="preserve"> SEQ Figure \* ARABIC </w:instrText>
        </w:r>
      </w:ins>
      <w:r w:rsidR="00801B4D">
        <w:fldChar w:fldCharType="separate"/>
      </w:r>
      <w:ins w:id="714" w:author="Lars Holmstrom" w:date="2010-01-17T00:53:00Z">
        <w:r w:rsidR="00E9271D">
          <w:rPr>
            <w:noProof/>
          </w:rPr>
          <w:t>9</w:t>
        </w:r>
      </w:ins>
      <w:ins w:id="715" w:author="Lars Holmstrom" w:date="2010-01-17T00:50:00Z">
        <w:r w:rsidR="00801B4D">
          <w:fldChar w:fldCharType="end"/>
        </w:r>
      </w:ins>
      <w:ins w:id="716" w:author="Lars Holmstrom" w:date="2010-01-17T10:35:00Z">
        <w:r w:rsidR="006029DD">
          <w:t>.</w:t>
        </w:r>
        <w:proofErr w:type="gramEnd"/>
        <w:r w:rsidR="006029DD">
          <w:t xml:space="preserve"> Probability contours for a downwind flight path where the orientation angle is -15° (approach angle is -5°), the bird’s ground velocity </w:t>
        </w:r>
      </w:ins>
      <w:ins w:id="717" w:author="Lars Holmstrom" w:date="2010-01-17T10:35:00Z">
        <w:r w:rsidR="006029DD" w:rsidRPr="0011256A">
          <w:rPr>
            <w:position w:val="-12"/>
          </w:rPr>
          <w:object w:dxaOrig="300" w:dyaOrig="360">
            <v:shape id="_x0000_i1245" type="#_x0000_t75" style="width:15pt;height:18pt" o:ole="" filled="t">
              <v:fill color2="black"/>
              <v:imagedata r:id="rId424" o:title=""/>
            </v:shape>
            <o:OLEObject Type="Embed" ProgID="Equation.DSMT4" ShapeID="_x0000_i1245" DrawAspect="Content" ObjectID="_1325250662" r:id="rId433"/>
          </w:object>
        </w:r>
      </w:ins>
      <w:ins w:id="718" w:author="Lars Holmstrom" w:date="2010-01-17T10:35:00Z">
        <w:r w:rsidR="006029DD">
          <w:t xml:space="preserve"> is 15 m/s, and the wind velocity </w:t>
        </w:r>
      </w:ins>
      <w:ins w:id="719" w:author="Lars Holmstrom" w:date="2010-01-17T10:35:00Z">
        <w:r w:rsidR="006029DD" w:rsidRPr="0011256A">
          <w:rPr>
            <w:position w:val="-12"/>
          </w:rPr>
          <w:object w:dxaOrig="279" w:dyaOrig="360">
            <v:shape id="_x0000_i1246" type="#_x0000_t75" style="width:14.25pt;height:18pt" o:ole="" filled="t">
              <v:fill color2="black"/>
              <v:imagedata r:id="rId434" o:title=""/>
            </v:shape>
            <o:OLEObject Type="Embed" ProgID="Equation.DSMT4" ShapeID="_x0000_i1246" DrawAspect="Content" ObjectID="_1325250663" r:id="rId435"/>
          </w:object>
        </w:r>
      </w:ins>
      <w:ins w:id="720" w:author="Lars Holmstrom" w:date="2010-01-17T10:35:00Z">
        <w:r w:rsidR="006029DD">
          <w:t xml:space="preserve"> is 10 m/s.</w:t>
        </w:r>
      </w:ins>
    </w:p>
    <w:p w:rsidR="00A521F0" w:rsidRDefault="00A521F0">
      <w:pPr>
        <w:keepNext/>
        <w:jc w:val="center"/>
        <w:rPr>
          <w:ins w:id="721" w:author="Lars Holmstrom" w:date="2010-01-17T00:50:00Z"/>
        </w:rPr>
        <w:pPrChange w:id="722" w:author="Lars Holmstrom" w:date="2010-01-17T10:47:00Z">
          <w:pPr/>
        </w:pPrChange>
      </w:pPr>
      <w:ins w:id="723" w:author="Lars Holmstrom" w:date="2010-01-17T00:50:00Z">
        <w:r>
          <w:rPr>
            <w:noProof/>
            <w:lang w:eastAsia="en-US"/>
          </w:rPr>
          <w:drawing>
            <wp:inline distT="0" distB="0" distL="0" distR="0">
              <wp:extent cx="3657600" cy="3314700"/>
              <wp:effectExtent l="19050" t="0" r="0" b="0"/>
              <wp:docPr id="17" name="Picture 16" descr="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436" cstate="print"/>
                      <a:stretch>
                        <a:fillRect/>
                      </a:stretch>
                    </pic:blipFill>
                    <pic:spPr>
                      <a:xfrm>
                        <a:off x="0" y="0"/>
                        <a:ext cx="3657600" cy="3314700"/>
                      </a:xfrm>
                      <a:prstGeom prst="rect">
                        <a:avLst/>
                      </a:prstGeom>
                    </pic:spPr>
                  </pic:pic>
                </a:graphicData>
              </a:graphic>
            </wp:inline>
          </w:drawing>
        </w:r>
      </w:ins>
    </w:p>
    <w:p w:rsidR="00A521F0" w:rsidRDefault="00F91849">
      <w:pPr>
        <w:pStyle w:val="Caption"/>
        <w:jc w:val="both"/>
        <w:rPr>
          <w:ins w:id="724" w:author="Lars Holmstrom" w:date="2010-01-17T00:51:00Z"/>
        </w:rPr>
        <w:pPrChange w:id="725" w:author="Lars Holmstrom" w:date="2010-01-17T10:43:00Z">
          <w:pPr>
            <w:spacing w:line="480" w:lineRule="auto"/>
            <w:ind w:firstLine="720"/>
          </w:pPr>
        </w:pPrChange>
      </w:pPr>
      <w:proofErr w:type="gramStart"/>
      <w:ins w:id="726" w:author="Lars Holmstrom" w:date="2010-01-17T00:50:00Z">
        <w:r>
          <w:t xml:space="preserve">Figure </w:t>
        </w:r>
        <w:r w:rsidR="00801B4D">
          <w:fldChar w:fldCharType="begin"/>
        </w:r>
        <w:r>
          <w:instrText xml:space="preserve"> SEQ Figure \* ARABIC </w:instrText>
        </w:r>
      </w:ins>
      <w:r w:rsidR="00801B4D">
        <w:fldChar w:fldCharType="separate"/>
      </w:r>
      <w:ins w:id="727" w:author="Lars Holmstrom" w:date="2010-01-17T00:53:00Z">
        <w:r w:rsidR="00E9271D">
          <w:rPr>
            <w:noProof/>
          </w:rPr>
          <w:t>10</w:t>
        </w:r>
      </w:ins>
      <w:ins w:id="728" w:author="Lars Holmstrom" w:date="2010-01-17T00:50:00Z">
        <w:r w:rsidR="00801B4D">
          <w:fldChar w:fldCharType="end"/>
        </w:r>
      </w:ins>
      <w:ins w:id="729" w:author="Lars Holmstrom" w:date="2010-01-17T10:35:00Z">
        <w:r w:rsidR="006029DD">
          <w:t>.</w:t>
        </w:r>
        <w:proofErr w:type="gramEnd"/>
        <w:r w:rsidR="006029DD">
          <w:t xml:space="preserve"> Probability contours for a downwind flight path where the orientation angle is 15° (approach angle is 5°), the bird’s ground velocity </w:t>
        </w:r>
      </w:ins>
      <w:ins w:id="730" w:author="Lars Holmstrom" w:date="2010-01-17T10:35:00Z">
        <w:r w:rsidR="006029DD" w:rsidRPr="0011256A">
          <w:rPr>
            <w:position w:val="-12"/>
          </w:rPr>
          <w:object w:dxaOrig="300" w:dyaOrig="360">
            <v:shape id="_x0000_i1247" type="#_x0000_t75" style="width:15pt;height:18pt" o:ole="" filled="t">
              <v:fill color2="black"/>
              <v:imagedata r:id="rId424" o:title=""/>
            </v:shape>
            <o:OLEObject Type="Embed" ProgID="Equation.DSMT4" ShapeID="_x0000_i1247" DrawAspect="Content" ObjectID="_1325250664" r:id="rId437"/>
          </w:object>
        </w:r>
      </w:ins>
      <w:ins w:id="731" w:author="Lars Holmstrom" w:date="2010-01-17T10:35:00Z">
        <w:r w:rsidR="006029DD">
          <w:t xml:space="preserve"> is 15 m/s, and the wind velocity </w:t>
        </w:r>
      </w:ins>
      <w:ins w:id="732" w:author="Lars Holmstrom" w:date="2010-01-17T10:35:00Z">
        <w:r w:rsidR="006029DD" w:rsidRPr="0011256A">
          <w:rPr>
            <w:position w:val="-12"/>
          </w:rPr>
          <w:object w:dxaOrig="279" w:dyaOrig="360">
            <v:shape id="_x0000_i1248" type="#_x0000_t75" style="width:14.25pt;height:18pt" o:ole="" filled="t">
              <v:fill color2="black"/>
              <v:imagedata r:id="rId438" o:title=""/>
            </v:shape>
            <o:OLEObject Type="Embed" ProgID="Equation.DSMT4" ShapeID="_x0000_i1248" DrawAspect="Content" ObjectID="_1325250665" r:id="rId439"/>
          </w:object>
        </w:r>
      </w:ins>
      <w:ins w:id="733" w:author="Lars Holmstrom" w:date="2010-01-17T10:35:00Z">
        <w:r w:rsidR="006029DD">
          <w:t xml:space="preserve"> is 10 m/s.</w:t>
        </w:r>
      </w:ins>
    </w:p>
    <w:p w:rsidR="00A521F0" w:rsidRDefault="00A521F0">
      <w:pPr>
        <w:keepNext/>
        <w:jc w:val="center"/>
        <w:rPr>
          <w:ins w:id="734" w:author="Lars Holmstrom" w:date="2010-01-17T00:52:00Z"/>
        </w:rPr>
        <w:pPrChange w:id="735" w:author="Lars Holmstrom" w:date="2010-01-17T10:46:00Z">
          <w:pPr/>
        </w:pPrChange>
      </w:pPr>
      <w:ins w:id="736" w:author="Lars Holmstrom" w:date="2010-01-17T00:52:00Z">
        <w:r>
          <w:rPr>
            <w:noProof/>
            <w:lang w:eastAsia="en-US"/>
          </w:rPr>
          <w:drawing>
            <wp:inline distT="0" distB="0" distL="0" distR="0">
              <wp:extent cx="3657600" cy="3322320"/>
              <wp:effectExtent l="19050" t="0" r="0" b="0"/>
              <wp:docPr id="20" name="Picture 19" descr="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png"/>
                      <pic:cNvPicPr/>
                    </pic:nvPicPr>
                    <pic:blipFill>
                      <a:blip r:embed="rId440" cstate="print"/>
                      <a:stretch>
                        <a:fillRect/>
                      </a:stretch>
                    </pic:blipFill>
                    <pic:spPr>
                      <a:xfrm>
                        <a:off x="0" y="0"/>
                        <a:ext cx="3657600" cy="3322320"/>
                      </a:xfrm>
                      <a:prstGeom prst="rect">
                        <a:avLst/>
                      </a:prstGeom>
                    </pic:spPr>
                  </pic:pic>
                </a:graphicData>
              </a:graphic>
            </wp:inline>
          </w:drawing>
        </w:r>
      </w:ins>
    </w:p>
    <w:p w:rsidR="00A521F0" w:rsidRDefault="00E9271D">
      <w:pPr>
        <w:pStyle w:val="Caption"/>
        <w:jc w:val="both"/>
        <w:rPr>
          <w:rPrChange w:id="737" w:author="Lars Holmstrom" w:date="2010-01-17T00:51:00Z">
            <w:rPr>
              <w:i/>
            </w:rPr>
          </w:rPrChange>
        </w:rPr>
        <w:pPrChange w:id="738" w:author="Lars Holmstrom" w:date="2010-01-17T10:43:00Z">
          <w:pPr>
            <w:spacing w:line="480" w:lineRule="auto"/>
            <w:ind w:firstLine="720"/>
          </w:pPr>
        </w:pPrChange>
      </w:pPr>
      <w:proofErr w:type="gramStart"/>
      <w:ins w:id="739" w:author="Lars Holmstrom" w:date="2010-01-17T00:52:00Z">
        <w:r>
          <w:t xml:space="preserve">Figure </w:t>
        </w:r>
        <w:r w:rsidR="00801B4D">
          <w:fldChar w:fldCharType="begin"/>
        </w:r>
        <w:r>
          <w:instrText xml:space="preserve"> SEQ Figure \* ARABIC </w:instrText>
        </w:r>
      </w:ins>
      <w:r w:rsidR="00801B4D">
        <w:fldChar w:fldCharType="separate"/>
      </w:r>
      <w:ins w:id="740" w:author="Lars Holmstrom" w:date="2010-01-17T00:53:00Z">
        <w:r>
          <w:rPr>
            <w:noProof/>
          </w:rPr>
          <w:t>11</w:t>
        </w:r>
      </w:ins>
      <w:ins w:id="741" w:author="Lars Holmstrom" w:date="2010-01-17T00:52:00Z">
        <w:r w:rsidR="00801B4D">
          <w:fldChar w:fldCharType="end"/>
        </w:r>
      </w:ins>
      <w:ins w:id="742" w:author="Lars Holmstrom" w:date="2010-01-17T10:35:00Z">
        <w:r w:rsidR="006029DD">
          <w:t>.</w:t>
        </w:r>
        <w:proofErr w:type="gramEnd"/>
        <w:r w:rsidR="006029DD">
          <w:t xml:space="preserve"> Probability contours for a downwind flight path where the orientation angle is 85° (approach angle is 43°), the bird’s ground velocity </w:t>
        </w:r>
      </w:ins>
      <w:ins w:id="743" w:author="Lars Holmstrom" w:date="2010-01-17T10:35:00Z">
        <w:r w:rsidR="006029DD" w:rsidRPr="0011256A">
          <w:rPr>
            <w:position w:val="-12"/>
          </w:rPr>
          <w:object w:dxaOrig="300" w:dyaOrig="360">
            <v:shape id="_x0000_i1249" type="#_x0000_t75" style="width:15pt;height:18pt" o:ole="" filled="t">
              <v:fill color2="black"/>
              <v:imagedata r:id="rId424" o:title=""/>
            </v:shape>
            <o:OLEObject Type="Embed" ProgID="Equation.DSMT4" ShapeID="_x0000_i1249" DrawAspect="Content" ObjectID="_1325250666" r:id="rId441"/>
          </w:object>
        </w:r>
      </w:ins>
      <w:ins w:id="744" w:author="Lars Holmstrom" w:date="2010-01-17T10:35:00Z">
        <w:r w:rsidR="006029DD">
          <w:t xml:space="preserve"> is 15 m/s, and the wind velocity </w:t>
        </w:r>
      </w:ins>
      <w:ins w:id="745" w:author="Lars Holmstrom" w:date="2010-01-17T10:35:00Z">
        <w:r w:rsidR="006029DD" w:rsidRPr="0011256A">
          <w:rPr>
            <w:position w:val="-12"/>
          </w:rPr>
          <w:object w:dxaOrig="279" w:dyaOrig="360">
            <v:shape id="_x0000_i1250" type="#_x0000_t75" style="width:14.25pt;height:18pt" o:ole="" filled="t">
              <v:fill color2="black"/>
              <v:imagedata r:id="rId442" o:title=""/>
            </v:shape>
            <o:OLEObject Type="Embed" ProgID="Equation.DSMT4" ShapeID="_x0000_i1250" DrawAspect="Content" ObjectID="_1325250667" r:id="rId443"/>
          </w:object>
        </w:r>
      </w:ins>
      <w:ins w:id="746" w:author="Lars Holmstrom" w:date="2010-01-17T10:35:00Z">
        <w:r w:rsidR="005C767F">
          <w:t xml:space="preserve"> is 10 m/s. Note </w:t>
        </w:r>
      </w:ins>
      <w:ins w:id="747" w:author="Lars Holmstrom" w:date="2010-01-17T14:07:00Z">
        <w:r w:rsidR="005C767F">
          <w:t>that</w:t>
        </w:r>
      </w:ins>
      <w:ins w:id="748" w:author="Lars Holmstrom" w:date="2010-01-17T10:35:00Z">
        <w:r w:rsidR="005C767F">
          <w:t xml:space="preserve"> the oblique angle of approach</w:t>
        </w:r>
      </w:ins>
      <w:ins w:id="749" w:author="Lars Holmstrom" w:date="2010-01-17T14:07:00Z">
        <w:r w:rsidR="005C767F">
          <w:t xml:space="preserve"> leads to a reduced turbine profile. Also note, however, that the probability</w:t>
        </w:r>
      </w:ins>
      <w:ins w:id="750" w:author="Lars Holmstrom" w:date="2010-01-17T14:08:00Z">
        <w:r w:rsidR="005C767F">
          <w:t xml:space="preserve"> of collision</w:t>
        </w:r>
      </w:ins>
      <w:ins w:id="751" w:author="Lars Holmstrom" w:date="2010-01-17T14:07:00Z">
        <w:r w:rsidR="005C767F">
          <w:t xml:space="preserve"> increases </w:t>
        </w:r>
      </w:ins>
      <w:ins w:id="752" w:author="Lars Holmstrom" w:date="2010-01-17T14:08:00Z">
        <w:r w:rsidR="005C767F">
          <w:t>because the bird spends more time in the rotor plane.</w:t>
        </w:r>
      </w:ins>
    </w:p>
    <w:p w:rsidR="00A521F0" w:rsidRDefault="00DF27BC">
      <w:pPr>
        <w:spacing w:line="480" w:lineRule="auto"/>
        <w:ind w:firstLine="720"/>
        <w:jc w:val="both"/>
        <w:rPr>
          <w:ins w:id="753" w:author="Lars Holmstrom" w:date="2010-01-17T00:51:00Z"/>
        </w:rPr>
        <w:pPrChange w:id="754" w:author="Lars Holmstrom" w:date="2010-01-17T10:43:00Z">
          <w:pPr>
            <w:spacing w:line="480" w:lineRule="auto"/>
            <w:ind w:firstLine="720"/>
          </w:pPr>
        </w:pPrChange>
      </w:pPr>
      <w:r>
        <w:rPr>
          <w:i/>
        </w:rPr>
        <w:t>Oblique Approach Turbine Collision Probabilities</w:t>
      </w:r>
      <w:r>
        <w:t xml:space="preserve"> — Contour plots of the collision probability contours were generated for the four </w:t>
      </w:r>
      <w:r w:rsidR="00E9168B">
        <w:t xml:space="preserve">approach </w:t>
      </w:r>
      <w:r>
        <w:t>angles described above</w:t>
      </w:r>
      <w:proofErr w:type="gramStart"/>
      <w:r>
        <w:t xml:space="preserve">: </w:t>
      </w:r>
      <w:proofErr w:type="gramEnd"/>
      <w:r w:rsidR="00174DC5" w:rsidRPr="00174DC5">
        <w:rPr>
          <w:position w:val="-6"/>
        </w:rPr>
        <w:object w:dxaOrig="560" w:dyaOrig="320">
          <v:shape id="_x0000_i1251" type="#_x0000_t75" style="width:27.75pt;height:15.75pt" o:ole="" filled="t">
            <v:fill color2="black"/>
            <v:imagedata r:id="rId444" o:title=""/>
          </v:shape>
          <o:OLEObject Type="Embed" ProgID="Equation.DSMT4" ShapeID="_x0000_i1251" DrawAspect="Content" ObjectID="_1325250668" r:id="rId445"/>
        </w:object>
      </w:r>
      <w:r w:rsidR="00174DC5">
        <w:t xml:space="preserve">, </w:t>
      </w:r>
      <w:r w:rsidR="00174DC5" w:rsidRPr="00067CED">
        <w:rPr>
          <w:position w:val="-4"/>
        </w:rPr>
        <w:object w:dxaOrig="380" w:dyaOrig="320">
          <v:shape id="_x0000_i1252" type="#_x0000_t75" style="width:18.75pt;height:15.75pt" o:ole="" filled="t">
            <v:fill color2="black"/>
            <v:imagedata r:id="rId446" o:title=""/>
          </v:shape>
          <o:OLEObject Type="Embed" ProgID="Equation.DSMT4" ShapeID="_x0000_i1252" DrawAspect="Content" ObjectID="_1325250669" r:id="rId447"/>
        </w:object>
      </w:r>
      <w:r w:rsidR="00174DC5">
        <w:t xml:space="preserve">, </w:t>
      </w:r>
      <w:r w:rsidR="00174DC5" w:rsidRPr="00067CED">
        <w:rPr>
          <w:position w:val="-4"/>
        </w:rPr>
        <w:object w:dxaOrig="240" w:dyaOrig="320">
          <v:shape id="_x0000_i1253" type="#_x0000_t75" style="width:12pt;height:15.75pt" o:ole="" filled="t">
            <v:fill color2="black"/>
            <v:imagedata r:id="rId448" o:title=""/>
          </v:shape>
          <o:OLEObject Type="Embed" ProgID="Equation.DSMT4" ShapeID="_x0000_i1253" DrawAspect="Content" ObjectID="_1325250670" r:id="rId449"/>
        </w:object>
      </w:r>
      <w:r w:rsidR="00174DC5">
        <w:t xml:space="preserve">, and </w:t>
      </w:r>
      <w:r w:rsidR="00174DC5" w:rsidRPr="00067CED">
        <w:rPr>
          <w:position w:val="-4"/>
        </w:rPr>
        <w:object w:dxaOrig="360" w:dyaOrig="320">
          <v:shape id="_x0000_i1254" type="#_x0000_t75" style="width:18pt;height:15.75pt" o:ole="" filled="t">
            <v:fill color2="black"/>
            <v:imagedata r:id="rId450" o:title=""/>
          </v:shape>
          <o:OLEObject Type="Embed" ProgID="Equation.DSMT4" ShapeID="_x0000_i1254" DrawAspect="Content" ObjectID="_1325250671" r:id="rId451"/>
        </w:object>
      </w:r>
      <w:r w:rsidR="00174DC5">
        <w:t xml:space="preserve"> (</w:t>
      </w:r>
      <w:r>
        <w:t xml:space="preserve">Figs. </w:t>
      </w:r>
      <w:r w:rsidR="00A059A1">
        <w:t>8</w:t>
      </w:r>
      <w:r>
        <w:t>-</w:t>
      </w:r>
      <w:r w:rsidR="00A059A1">
        <w:t>11</w:t>
      </w:r>
      <w:r>
        <w:t xml:space="preserve">, respectively). </w:t>
      </w:r>
      <w:r w:rsidR="006C5E1C">
        <w:t xml:space="preserve">These </w:t>
      </w:r>
      <w:r w:rsidR="00CE1B08">
        <w:t xml:space="preserve">flight path </w:t>
      </w:r>
      <w:r w:rsidR="00E9168B">
        <w:t xml:space="preserve">approach </w:t>
      </w:r>
      <w:r w:rsidR="006C5E1C">
        <w:t xml:space="preserve">angles correspond to </w:t>
      </w:r>
      <w:r w:rsidR="00E9168B">
        <w:t>bird orientation</w:t>
      </w:r>
      <w:r w:rsidR="006C5E1C">
        <w:t xml:space="preserve"> angles </w:t>
      </w:r>
      <w:proofErr w:type="gramStart"/>
      <w:r w:rsidR="006C5E1C">
        <w:t xml:space="preserve">of </w:t>
      </w:r>
      <w:proofErr w:type="gramEnd"/>
      <w:r w:rsidR="00174DC5" w:rsidRPr="00067CED">
        <w:rPr>
          <w:position w:val="-4"/>
        </w:rPr>
        <w:object w:dxaOrig="380" w:dyaOrig="320">
          <v:shape id="_x0000_i1255" type="#_x0000_t75" style="width:18.75pt;height:15.75pt" o:ole="" filled="t">
            <v:fill color2="black"/>
            <v:imagedata r:id="rId452" o:title=""/>
          </v:shape>
          <o:OLEObject Type="Embed" ProgID="Equation.DSMT4" ShapeID="_x0000_i1255" DrawAspect="Content" ObjectID="_1325250672" r:id="rId453"/>
        </w:object>
      </w:r>
      <w:r w:rsidR="00174DC5">
        <w:t xml:space="preserve">, </w:t>
      </w:r>
      <w:r w:rsidR="00174DC5" w:rsidRPr="00067CED">
        <w:rPr>
          <w:position w:val="-4"/>
        </w:rPr>
        <w:object w:dxaOrig="499" w:dyaOrig="320">
          <v:shape id="_x0000_i1256" type="#_x0000_t75" style="width:24.75pt;height:15.75pt" o:ole="" filled="t">
            <v:fill color2="black"/>
            <v:imagedata r:id="rId454" o:title=""/>
          </v:shape>
          <o:OLEObject Type="Embed" ProgID="Equation.DSMT4" ShapeID="_x0000_i1256" DrawAspect="Content" ObjectID="_1325250673" r:id="rId455"/>
        </w:object>
      </w:r>
      <w:r w:rsidR="00174DC5">
        <w:t xml:space="preserve">, </w:t>
      </w:r>
      <w:r w:rsidR="00174DC5" w:rsidRPr="00067CED">
        <w:rPr>
          <w:position w:val="-4"/>
        </w:rPr>
        <w:object w:dxaOrig="340" w:dyaOrig="320">
          <v:shape id="_x0000_i1257" type="#_x0000_t75" style="width:17.25pt;height:15.75pt" o:ole="" filled="t">
            <v:fill color2="black"/>
            <v:imagedata r:id="rId456" o:title=""/>
          </v:shape>
          <o:OLEObject Type="Embed" ProgID="Equation.DSMT4" ShapeID="_x0000_i1257" DrawAspect="Content" ObjectID="_1325250674" r:id="rId457"/>
        </w:object>
      </w:r>
      <w:r w:rsidR="00174DC5">
        <w:t xml:space="preserve">, and </w:t>
      </w:r>
      <w:r w:rsidR="00174DC5" w:rsidRPr="00067CED">
        <w:rPr>
          <w:position w:val="-4"/>
        </w:rPr>
        <w:object w:dxaOrig="360" w:dyaOrig="320">
          <v:shape id="_x0000_i1258" type="#_x0000_t75" style="width:18pt;height:15.75pt" o:ole="" filled="t">
            <v:fill color2="black"/>
            <v:imagedata r:id="rId458" o:title=""/>
          </v:shape>
          <o:OLEObject Type="Embed" ProgID="Equation.DSMT4" ShapeID="_x0000_i1258" DrawAspect="Content" ObjectID="_1325250675" r:id="rId459"/>
        </w:object>
      </w:r>
      <w:r w:rsidR="000A16C5">
        <w:t>due to the effects of the wind</w:t>
      </w:r>
      <w:r w:rsidR="006C5E1C">
        <w:t xml:space="preserve">. </w:t>
      </w:r>
      <w:r w:rsidR="00486822">
        <w:t xml:space="preserve">For the </w:t>
      </w:r>
      <w:r w:rsidR="00E43A30" w:rsidRPr="00067CED">
        <w:rPr>
          <w:position w:val="-4"/>
        </w:rPr>
        <w:object w:dxaOrig="380" w:dyaOrig="320">
          <v:shape id="_x0000_i1259" type="#_x0000_t75" style="width:18.75pt;height:15.75pt" o:ole="" filled="t">
            <v:fill color2="black"/>
            <v:imagedata r:id="rId452" o:title=""/>
          </v:shape>
          <o:OLEObject Type="Embed" ProgID="Equation.DSMT4" ShapeID="_x0000_i1259" DrawAspect="Content" ObjectID="_1325250676" r:id="rId460"/>
        </w:object>
      </w:r>
      <w:r w:rsidR="006C5E1C">
        <w:t xml:space="preserve"> orientation, the contours are not symmetric about the horizontal axis</w:t>
      </w:r>
      <w:r w:rsidR="002508D5">
        <w:t xml:space="preserve"> (</w:t>
      </w:r>
      <w:r w:rsidR="00106B50">
        <w:t>Fig.</w:t>
      </w:r>
      <w:r w:rsidR="002508D5">
        <w:t xml:space="preserve"> </w:t>
      </w:r>
      <w:r w:rsidR="00AD21BE">
        <w:t>8</w:t>
      </w:r>
      <w:r w:rsidR="002508D5">
        <w:t>)</w:t>
      </w:r>
      <w:r w:rsidR="006C5E1C">
        <w:t xml:space="preserve">. Since the bird is moving to the left, it is traveling in the direction of the rotors in the top half of the turbine and against the direction of the rotors in the bottom half. As a result, the probability of a collision is higher in the bottom half. </w:t>
      </w:r>
      <w:r w:rsidR="00486822">
        <w:t>For the</w:t>
      </w:r>
      <w:r w:rsidR="00583B9F" w:rsidRPr="00583B9F">
        <w:rPr>
          <w:position w:val="-6"/>
        </w:rPr>
        <w:object w:dxaOrig="499" w:dyaOrig="320">
          <v:shape id="_x0000_i1260" type="#_x0000_t75" style="width:24.75pt;height:15.75pt" o:ole="" filled="t">
            <v:fill color2="black"/>
            <v:imagedata r:id="rId461" o:title=""/>
          </v:shape>
          <o:OLEObject Type="Embed" ProgID="Equation.DSMT4" ShapeID="_x0000_i1260" DrawAspect="Content" ObjectID="_1325250677" r:id="rId462"/>
        </w:object>
      </w:r>
      <w:r w:rsidR="006C5E1C">
        <w:t xml:space="preserve"> orientation</w:t>
      </w:r>
      <w:r w:rsidR="00486822">
        <w:t xml:space="preserve"> (</w:t>
      </w:r>
      <w:r w:rsidR="00106B50">
        <w:t>Fig.</w:t>
      </w:r>
      <w:r w:rsidR="00486822">
        <w:t xml:space="preserve"> </w:t>
      </w:r>
      <w:r w:rsidR="00725E02">
        <w:t>9</w:t>
      </w:r>
      <w:r w:rsidR="006C5E1C">
        <w:t xml:space="preserve">), this effect is amplified. </w:t>
      </w:r>
      <w:r w:rsidR="00486822">
        <w:t>T</w:t>
      </w:r>
      <w:r w:rsidR="006C5E1C">
        <w:t xml:space="preserve">he collision probabilities are higher for this case since the oblique angle of approach means that the birds spend more time in the plane of the rotors. </w:t>
      </w:r>
      <w:r w:rsidR="00486822">
        <w:t>For the</w:t>
      </w:r>
      <w:r w:rsidR="00505475">
        <w:t xml:space="preserve"> </w:t>
      </w:r>
      <w:r w:rsidR="006C5E1C" w:rsidRPr="00067CED">
        <w:rPr>
          <w:position w:val="-4"/>
        </w:rPr>
        <w:object w:dxaOrig="340" w:dyaOrig="320">
          <v:shape id="_x0000_i1261" type="#_x0000_t75" style="width:17.25pt;height:15.75pt" o:ole="" filled="t">
            <v:fill color2="black"/>
            <v:imagedata r:id="rId463" o:title=""/>
          </v:shape>
          <o:OLEObject Type="Embed" ProgID="Equation.DSMT4" ShapeID="_x0000_i1261" DrawAspect="Content" ObjectID="_1325250678" r:id="rId464"/>
        </w:object>
      </w:r>
      <w:r w:rsidR="00505475">
        <w:t xml:space="preserve"> </w:t>
      </w:r>
      <w:r w:rsidR="006C5E1C">
        <w:t>orientation</w:t>
      </w:r>
      <w:r w:rsidR="00486822">
        <w:t xml:space="preserve"> (</w:t>
      </w:r>
      <w:r w:rsidR="00106B50">
        <w:t>Fig.</w:t>
      </w:r>
      <w:r w:rsidR="00486822">
        <w:t xml:space="preserve"> </w:t>
      </w:r>
      <w:r w:rsidR="002B03FF">
        <w:t>10</w:t>
      </w:r>
      <w:r w:rsidR="006C5E1C">
        <w:t xml:space="preserve">), the probabilities are identical to </w:t>
      </w:r>
      <w:proofErr w:type="gramStart"/>
      <w:r w:rsidR="006C5E1C">
        <w:t>a</w:t>
      </w:r>
      <w:proofErr w:type="gramEnd"/>
      <w:r w:rsidR="006C5E1C">
        <w:t xml:space="preserve"> </w:t>
      </w:r>
      <w:r w:rsidR="006C5E1C" w:rsidRPr="00067CED">
        <w:rPr>
          <w:position w:val="-4"/>
        </w:rPr>
        <w:object w:dxaOrig="499" w:dyaOrig="320">
          <v:shape id="_x0000_i1262" type="#_x0000_t75" style="width:24.75pt;height:15.75pt" o:ole="" filled="t">
            <v:fill color2="black"/>
            <v:imagedata r:id="rId454" o:title=""/>
          </v:shape>
          <o:OLEObject Type="Embed" ProgID="Equation.DSMT4" ShapeID="_x0000_i1262" DrawAspect="Content" ObjectID="_1325250679" r:id="rId465"/>
        </w:object>
      </w:r>
      <w:r w:rsidR="006C5E1C">
        <w:t xml:space="preserve"> orientation flipped about the horizontal axis of the turbine. This is because the bird is now moving against the direction of the rotor rotation in the top half and with the direction of the rotor rotation in the bottom half. </w:t>
      </w:r>
      <w:r w:rsidR="00486822">
        <w:t xml:space="preserve">For the </w:t>
      </w:r>
      <w:r w:rsidR="006C5E1C" w:rsidRPr="00067CED">
        <w:rPr>
          <w:position w:val="-4"/>
        </w:rPr>
        <w:object w:dxaOrig="360" w:dyaOrig="320">
          <v:shape id="_x0000_i1263" type="#_x0000_t75" style="width:18pt;height:15.75pt" o:ole="" filled="t">
            <v:fill color2="black"/>
            <v:imagedata r:id="rId466" o:title=""/>
          </v:shape>
          <o:OLEObject Type="Embed" ProgID="Equation.DSMT4" ShapeID="_x0000_i1263" DrawAspect="Content" ObjectID="_1325250680" r:id="rId467"/>
        </w:object>
      </w:r>
      <w:r w:rsidR="006C5E1C">
        <w:t xml:space="preserve"> orientation</w:t>
      </w:r>
      <w:r w:rsidR="00486822">
        <w:t xml:space="preserve"> (</w:t>
      </w:r>
      <w:r w:rsidR="00106B50">
        <w:t>Fig.</w:t>
      </w:r>
      <w:r w:rsidR="00486822">
        <w:t xml:space="preserve"> </w:t>
      </w:r>
      <w:r w:rsidR="00D9676F">
        <w:t>11</w:t>
      </w:r>
      <w:r w:rsidR="006C5E1C">
        <w:t xml:space="preserve">), the highly oblique </w:t>
      </w:r>
      <w:r w:rsidR="006C5E1C" w:rsidRPr="00067CED">
        <w:rPr>
          <w:position w:val="-4"/>
        </w:rPr>
        <w:object w:dxaOrig="360" w:dyaOrig="320">
          <v:shape id="_x0000_i1264" type="#_x0000_t75" style="width:18pt;height:15.75pt" o:ole="" filled="t">
            <v:fill color2="black"/>
            <v:imagedata r:id="rId450" o:title=""/>
          </v:shape>
          <o:OLEObject Type="Embed" ProgID="Equation.DSMT4" ShapeID="_x0000_i1264" DrawAspect="Content" ObjectID="_1325250681" r:id="rId468"/>
        </w:object>
      </w:r>
      <w:r w:rsidR="006C5E1C">
        <w:t xml:space="preserve"> angle of approach results in a high probability of collision across the entire face of the turbine. </w:t>
      </w:r>
      <w:r w:rsidR="00486822">
        <w:t>T</w:t>
      </w:r>
      <w:r w:rsidR="006C5E1C">
        <w:t xml:space="preserve">he profile of the turbine, as viewed by the bird, is </w:t>
      </w:r>
      <w:r w:rsidR="004E20A8">
        <w:t xml:space="preserve">significantly </w:t>
      </w:r>
      <w:r w:rsidR="006C5E1C">
        <w:t xml:space="preserve">reduced, </w:t>
      </w:r>
      <w:r w:rsidR="00486822">
        <w:t xml:space="preserve">however, </w:t>
      </w:r>
      <w:r w:rsidR="006C5E1C">
        <w:t xml:space="preserve">resulting in a more narrow </w:t>
      </w:r>
      <w:r w:rsidR="002C144A">
        <w:t xml:space="preserve">range of </w:t>
      </w:r>
      <w:r w:rsidR="006C5E1C">
        <w:t>flight path</w:t>
      </w:r>
      <w:r w:rsidR="002C144A">
        <w:t>s</w:t>
      </w:r>
      <w:r w:rsidR="006C5E1C">
        <w:t xml:space="preserve"> that may result in a collision. </w:t>
      </w:r>
    </w:p>
    <w:p w:rsidR="00A521F0" w:rsidRDefault="00A521F0">
      <w:pPr>
        <w:keepNext/>
        <w:spacing w:line="480" w:lineRule="auto"/>
        <w:jc w:val="center"/>
        <w:rPr>
          <w:ins w:id="755" w:author="Lars Holmstrom" w:date="2010-01-17T00:51:00Z"/>
        </w:rPr>
        <w:pPrChange w:id="756" w:author="Lars Holmstrom" w:date="2010-01-17T10:47:00Z">
          <w:pPr>
            <w:spacing w:line="480" w:lineRule="auto"/>
          </w:pPr>
        </w:pPrChange>
      </w:pPr>
      <w:ins w:id="757" w:author="Lars Holmstrom" w:date="2010-01-17T00:51:00Z">
        <w:r>
          <w:rPr>
            <w:noProof/>
            <w:lang w:eastAsia="en-US"/>
          </w:rPr>
          <w:drawing>
            <wp:inline distT="0" distB="0" distL="0" distR="0">
              <wp:extent cx="3657600" cy="3307080"/>
              <wp:effectExtent l="19050" t="0" r="0" b="0"/>
              <wp:docPr id="18" name="Picture 17" descr="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png"/>
                      <pic:cNvPicPr/>
                    </pic:nvPicPr>
                    <pic:blipFill>
                      <a:blip r:embed="rId469" cstate="print"/>
                      <a:stretch>
                        <a:fillRect/>
                      </a:stretch>
                    </pic:blipFill>
                    <pic:spPr>
                      <a:xfrm>
                        <a:off x="0" y="0"/>
                        <a:ext cx="3657600" cy="3307080"/>
                      </a:xfrm>
                      <a:prstGeom prst="rect">
                        <a:avLst/>
                      </a:prstGeom>
                    </pic:spPr>
                  </pic:pic>
                </a:graphicData>
              </a:graphic>
            </wp:inline>
          </w:drawing>
        </w:r>
      </w:ins>
    </w:p>
    <w:p w:rsidR="00A521F0" w:rsidRDefault="00E9271D">
      <w:pPr>
        <w:pStyle w:val="Caption"/>
        <w:jc w:val="both"/>
        <w:rPr>
          <w:ins w:id="758" w:author="Lars Holmstrom" w:date="2010-01-17T00:52:00Z"/>
        </w:rPr>
        <w:pPrChange w:id="759" w:author="Lars Holmstrom" w:date="2010-01-17T10:43:00Z">
          <w:pPr>
            <w:spacing w:line="480" w:lineRule="auto"/>
            <w:ind w:firstLine="720"/>
          </w:pPr>
        </w:pPrChange>
      </w:pPr>
      <w:proofErr w:type="gramStart"/>
      <w:ins w:id="760" w:author="Lars Holmstrom" w:date="2010-01-17T00:51:00Z">
        <w:r>
          <w:t xml:space="preserve">Figure </w:t>
        </w:r>
        <w:r w:rsidR="00801B4D">
          <w:fldChar w:fldCharType="begin"/>
        </w:r>
        <w:r>
          <w:instrText xml:space="preserve"> SEQ Figure \* ARABIC </w:instrText>
        </w:r>
      </w:ins>
      <w:r w:rsidR="00801B4D">
        <w:fldChar w:fldCharType="separate"/>
      </w:r>
      <w:ins w:id="761" w:author="Lars Holmstrom" w:date="2010-01-17T00:53:00Z">
        <w:r>
          <w:rPr>
            <w:noProof/>
          </w:rPr>
          <w:t>12</w:t>
        </w:r>
      </w:ins>
      <w:ins w:id="762" w:author="Lars Holmstrom" w:date="2010-01-17T00:51:00Z">
        <w:r w:rsidR="00801B4D">
          <w:fldChar w:fldCharType="end"/>
        </w:r>
      </w:ins>
      <w:ins w:id="763" w:author="Lars Holmstrom" w:date="2010-01-17T10:36:00Z">
        <w:r w:rsidR="006029DD">
          <w:t>.</w:t>
        </w:r>
        <w:proofErr w:type="gramEnd"/>
        <w:r w:rsidR="006029DD">
          <w:t xml:space="preserve"> Probability contours for downwind flight accounting for 3-D rotors. The probabilities are elevated relative to the results assuming 2-D rotors.</w:t>
        </w:r>
      </w:ins>
    </w:p>
    <w:p w:rsidR="00A521F0" w:rsidRDefault="00A521F0">
      <w:pPr>
        <w:keepNext/>
        <w:jc w:val="center"/>
        <w:rPr>
          <w:ins w:id="764" w:author="Lars Holmstrom" w:date="2010-01-17T00:52:00Z"/>
        </w:rPr>
        <w:pPrChange w:id="765" w:author="Lars Holmstrom" w:date="2010-01-17T10:47:00Z">
          <w:pPr/>
        </w:pPrChange>
      </w:pPr>
      <w:ins w:id="766" w:author="Lars Holmstrom" w:date="2010-01-17T00:52:00Z">
        <w:r>
          <w:rPr>
            <w:noProof/>
            <w:lang w:eastAsia="en-US"/>
          </w:rPr>
          <w:drawing>
            <wp:inline distT="0" distB="0" distL="0" distR="0">
              <wp:extent cx="3657600" cy="3314700"/>
              <wp:effectExtent l="19050" t="0" r="0" b="0"/>
              <wp:docPr id="21" name="Picture 20" descr="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png"/>
                      <pic:cNvPicPr/>
                    </pic:nvPicPr>
                    <pic:blipFill>
                      <a:blip r:embed="rId470" cstate="print"/>
                      <a:stretch>
                        <a:fillRect/>
                      </a:stretch>
                    </pic:blipFill>
                    <pic:spPr>
                      <a:xfrm>
                        <a:off x="0" y="0"/>
                        <a:ext cx="3657600" cy="3314700"/>
                      </a:xfrm>
                      <a:prstGeom prst="rect">
                        <a:avLst/>
                      </a:prstGeom>
                    </pic:spPr>
                  </pic:pic>
                </a:graphicData>
              </a:graphic>
            </wp:inline>
          </w:drawing>
        </w:r>
      </w:ins>
    </w:p>
    <w:p w:rsidR="00A521F0" w:rsidRDefault="00E9271D">
      <w:pPr>
        <w:pStyle w:val="Caption"/>
        <w:jc w:val="both"/>
        <w:rPr>
          <w:ins w:id="767" w:author="Lars Holmstrom" w:date="2010-01-17T11:03:00Z"/>
        </w:rPr>
        <w:pPrChange w:id="768" w:author="Lars Holmstrom" w:date="2010-01-17T10:43:00Z">
          <w:pPr>
            <w:spacing w:line="480" w:lineRule="auto"/>
            <w:ind w:firstLine="720"/>
          </w:pPr>
        </w:pPrChange>
      </w:pPr>
      <w:proofErr w:type="gramStart"/>
      <w:ins w:id="769" w:author="Lars Holmstrom" w:date="2010-01-17T00:52:00Z">
        <w:r>
          <w:t xml:space="preserve">Figure </w:t>
        </w:r>
        <w:r w:rsidR="00801B4D">
          <w:fldChar w:fldCharType="begin"/>
        </w:r>
        <w:r>
          <w:instrText xml:space="preserve"> SEQ Figure \* ARABIC </w:instrText>
        </w:r>
      </w:ins>
      <w:r w:rsidR="00801B4D">
        <w:fldChar w:fldCharType="separate"/>
      </w:r>
      <w:ins w:id="770" w:author="Lars Holmstrom" w:date="2010-01-17T00:53:00Z">
        <w:r>
          <w:rPr>
            <w:noProof/>
          </w:rPr>
          <w:t>13</w:t>
        </w:r>
      </w:ins>
      <w:ins w:id="771" w:author="Lars Holmstrom" w:date="2010-01-17T00:52:00Z">
        <w:r w:rsidR="00801B4D">
          <w:fldChar w:fldCharType="end"/>
        </w:r>
      </w:ins>
      <w:ins w:id="772" w:author="Lars Holmstrom" w:date="2010-01-17T10:36:00Z">
        <w:r w:rsidR="006029DD">
          <w:t>.</w:t>
        </w:r>
        <w:proofErr w:type="gramEnd"/>
        <w:r w:rsidR="006029DD">
          <w:t xml:space="preserve"> Probability contours for a flight path where the orientation angle is 15° (approach angle is 5°) accounting for 3-D rotors. These collision probabilities are elevated relative to the downwind, 3-D probability estimates. Note that the “boxy” shape of the contour on the bottom is due to the changing rotor chord length as the radius changes.</w:t>
        </w:r>
      </w:ins>
    </w:p>
    <w:p w:rsidR="00A521F0" w:rsidRDefault="00A521F0">
      <w:pPr>
        <w:pPrChange w:id="773" w:author="Lars Holmstrom" w:date="2010-01-17T11:03:00Z">
          <w:pPr>
            <w:spacing w:line="480" w:lineRule="auto"/>
            <w:ind w:firstLine="720"/>
          </w:pPr>
        </w:pPrChange>
      </w:pPr>
    </w:p>
    <w:p w:rsidR="00A521F0" w:rsidRDefault="00274E12">
      <w:pPr>
        <w:spacing w:line="480" w:lineRule="auto"/>
        <w:jc w:val="both"/>
        <w:rPr>
          <w:b/>
        </w:rPr>
        <w:pPrChange w:id="774" w:author="Lars Holmstrom" w:date="2010-01-17T10:43:00Z">
          <w:pPr>
            <w:spacing w:line="480" w:lineRule="auto"/>
          </w:pPr>
        </w:pPrChange>
      </w:pPr>
      <w:r>
        <w:rPr>
          <w:b/>
        </w:rPr>
        <w:t xml:space="preserve">3.2 </w:t>
      </w:r>
      <w:r w:rsidR="006C5E1C">
        <w:rPr>
          <w:b/>
        </w:rPr>
        <w:t>Collision Probability Contours for 3-D Rotors</w:t>
      </w:r>
    </w:p>
    <w:p w:rsidR="00007CC6" w:rsidRDefault="004E20A8">
      <w:pPr>
        <w:spacing w:line="480" w:lineRule="auto"/>
        <w:jc w:val="both"/>
      </w:pPr>
      <w:r>
        <w:t>A plot of the collision probability contours was generated for</w:t>
      </w:r>
      <w:r w:rsidR="006C5E1C">
        <w:t xml:space="preserve"> a downwind flight path for the case where </w:t>
      </w:r>
      <w:r w:rsidRPr="004E20A8">
        <w:rPr>
          <w:position w:val="-12"/>
        </w:rPr>
        <w:object w:dxaOrig="1060" w:dyaOrig="360">
          <v:shape id="_x0000_i1265" type="#_x0000_t75" style="width:53.25pt;height:18pt" o:ole="" filled="t">
            <v:fill color2="black"/>
            <v:imagedata r:id="rId471" o:title=""/>
          </v:shape>
          <o:OLEObject Type="Embed" ProgID="Equation.DSMT4" ShapeID="_x0000_i1265" DrawAspect="Content" ObjectID="_1325250682" r:id="rId472"/>
        </w:object>
      </w:r>
      <w:r>
        <w:t xml:space="preserve"> (</w:t>
      </w:r>
      <w:r w:rsidR="00106B50">
        <w:t>Fig.</w:t>
      </w:r>
      <w:r>
        <w:t xml:space="preserve"> </w:t>
      </w:r>
      <w:r w:rsidR="005653FF">
        <w:t>12</w:t>
      </w:r>
      <w:r>
        <w:t>)</w:t>
      </w:r>
      <w:r w:rsidR="006C5E1C">
        <w:t xml:space="preserve">. Otherwise, the parameters </w:t>
      </w:r>
      <w:r>
        <w:t xml:space="preserve">were </w:t>
      </w:r>
      <w:r w:rsidR="006C5E1C">
        <w:t xml:space="preserve">identical to those used </w:t>
      </w:r>
      <w:r>
        <w:t>in the 1-D example (</w:t>
      </w:r>
      <w:r w:rsidR="00106B50">
        <w:t>Fig</w:t>
      </w:r>
      <w:r w:rsidR="006C5E1C">
        <w:t>. 7</w:t>
      </w:r>
      <w:r>
        <w:t>)</w:t>
      </w:r>
      <w:r w:rsidR="006C5E1C">
        <w:t xml:space="preserve">. </w:t>
      </w:r>
      <w:r>
        <w:t>T</w:t>
      </w:r>
      <w:r w:rsidR="006C5E1C">
        <w:t xml:space="preserve">he inclusion of the </w:t>
      </w:r>
      <w:r w:rsidR="00866894">
        <w:t>3-D</w:t>
      </w:r>
      <w:r w:rsidR="006C5E1C">
        <w:t xml:space="preserve"> rotor characteristics results in a greater probability of collision across the entire turbine. These contours are identical to those </w:t>
      </w:r>
      <w:r w:rsidR="00E43A30">
        <w:t>predicted by the Tucker model</w:t>
      </w:r>
      <w:r w:rsidR="00433247">
        <w:t xml:space="preserve"> </w:t>
      </w:r>
      <w:r w:rsidR="006C5E1C">
        <w:t>using the same parameters.</w:t>
      </w:r>
    </w:p>
    <w:p w:rsidR="00A521F0" w:rsidRDefault="006C5E1C">
      <w:pPr>
        <w:spacing w:line="480" w:lineRule="auto"/>
        <w:jc w:val="both"/>
        <w:rPr>
          <w:ins w:id="775" w:author="Lars Holmstrom" w:date="2010-01-17T11:49:00Z"/>
        </w:rPr>
        <w:pPrChange w:id="776" w:author="Lars Holmstrom" w:date="2010-01-17T10:43:00Z">
          <w:pPr>
            <w:spacing w:line="480" w:lineRule="auto"/>
          </w:pPr>
        </w:pPrChange>
      </w:pPr>
      <w:r>
        <w:tab/>
      </w:r>
      <w:r w:rsidR="004E20A8">
        <w:t xml:space="preserve">A plot of the collision probability contours was generated </w:t>
      </w:r>
      <w:r>
        <w:t xml:space="preserve">for the same model </w:t>
      </w:r>
      <w:r w:rsidR="004E20A8">
        <w:t>p</w:t>
      </w:r>
      <w:r>
        <w:t xml:space="preserve">arameterization, except an approach angle of </w:t>
      </w:r>
      <w:r w:rsidRPr="00067CED">
        <w:rPr>
          <w:position w:val="-4"/>
        </w:rPr>
        <w:object w:dxaOrig="240" w:dyaOrig="320">
          <v:shape id="_x0000_i1266" type="#_x0000_t75" style="width:12pt;height:15.75pt" o:ole="" filled="t">
            <v:fill color2="black"/>
            <v:imagedata r:id="rId448" o:title=""/>
          </v:shape>
          <o:OLEObject Type="Embed" ProgID="Equation.DSMT4" ShapeID="_x0000_i1266" DrawAspect="Content" ObjectID="_1325250683" r:id="rId473"/>
        </w:object>
      </w:r>
      <w:r>
        <w:t xml:space="preserve"> was used (</w:t>
      </w:r>
      <w:r w:rsidRPr="00067CED">
        <w:rPr>
          <w:position w:val="-4"/>
        </w:rPr>
        <w:object w:dxaOrig="340" w:dyaOrig="320">
          <v:shape id="_x0000_i1267" type="#_x0000_t75" style="width:17.25pt;height:15.75pt" o:ole="" filled="t">
            <v:fill color2="black"/>
            <v:imagedata r:id="rId456" o:title=""/>
          </v:shape>
          <o:OLEObject Type="Embed" ProgID="Equation.DSMT4" ShapeID="_x0000_i1267" DrawAspect="Content" ObjectID="_1325250684" r:id="rId474"/>
        </w:object>
      </w:r>
      <w:r>
        <w:t xml:space="preserve"> orientation angle)</w:t>
      </w:r>
      <w:r w:rsidR="004E20A8">
        <w:t xml:space="preserve"> (</w:t>
      </w:r>
      <w:r w:rsidR="00106B50">
        <w:t>Fig.</w:t>
      </w:r>
      <w:r w:rsidR="004E20A8">
        <w:t xml:space="preserve"> </w:t>
      </w:r>
      <w:r w:rsidR="002F7ECA">
        <w:t>13</w:t>
      </w:r>
      <w:r w:rsidR="004E20A8">
        <w:t>)</w:t>
      </w:r>
      <w:r>
        <w:t xml:space="preserve">. </w:t>
      </w:r>
      <w:r w:rsidR="004E20A8">
        <w:t>Similar to the 1-D case,</w:t>
      </w:r>
      <w:r>
        <w:t xml:space="preserve"> the probability of collision is elevated across the </w:t>
      </w:r>
      <w:r w:rsidR="004E20A8">
        <w:t xml:space="preserve">entire </w:t>
      </w:r>
      <w:r>
        <w:t>turbine</w:t>
      </w:r>
      <w:r w:rsidR="00C7429C">
        <w:t>, due to the increased angle of approach.</w:t>
      </w:r>
    </w:p>
    <w:p w:rsidR="00A521F0" w:rsidRDefault="00A521F0">
      <w:pPr>
        <w:spacing w:line="480" w:lineRule="auto"/>
        <w:jc w:val="both"/>
        <w:pPrChange w:id="777" w:author="Lars Holmstrom" w:date="2010-01-17T10:43:00Z">
          <w:pPr>
            <w:spacing w:line="480" w:lineRule="auto"/>
          </w:pPr>
        </w:pPrChange>
      </w:pPr>
    </w:p>
    <w:p w:rsidR="00A521F0" w:rsidRDefault="00274E12">
      <w:pPr>
        <w:spacing w:line="480" w:lineRule="auto"/>
        <w:jc w:val="both"/>
        <w:rPr>
          <w:b/>
        </w:rPr>
        <w:pPrChange w:id="778" w:author="Lars Holmstrom" w:date="2010-01-17T10:43:00Z">
          <w:pPr>
            <w:spacing w:line="480" w:lineRule="auto"/>
          </w:pPr>
        </w:pPrChange>
      </w:pPr>
      <w:r>
        <w:rPr>
          <w:b/>
        </w:rPr>
        <w:t xml:space="preserve">3.3 </w:t>
      </w:r>
      <w:r w:rsidR="006C5E1C">
        <w:rPr>
          <w:b/>
        </w:rPr>
        <w:t>The Effect of Approach Angle on Collision Probability Estimates</w:t>
      </w:r>
    </w:p>
    <w:p w:rsidR="00A521F0" w:rsidRDefault="002C144A">
      <w:pPr>
        <w:spacing w:line="480" w:lineRule="auto"/>
        <w:jc w:val="both"/>
        <w:pPrChange w:id="779" w:author="Lars Holmstrom" w:date="2010-01-17T10:43:00Z">
          <w:pPr>
            <w:spacing w:line="480" w:lineRule="auto"/>
          </w:pPr>
        </w:pPrChange>
      </w:pPr>
      <w:r>
        <w:t>In con</w:t>
      </w:r>
      <w:del w:id="780" w:author="Lars Holmstrom" w:date="2010-01-17T11:47:00Z">
        <w:r w:rsidDel="006E73CB">
          <w:delText>s</w:delText>
        </w:r>
      </w:del>
      <w:r>
        <w:t>trast</w:t>
      </w:r>
      <w:r w:rsidR="006C5E1C">
        <w:t xml:space="preserve"> to the previous examples which were parameterized in order to compare the results with the reference Tucker </w:t>
      </w:r>
      <w:r w:rsidR="009802DC">
        <w:t>M</w:t>
      </w:r>
      <w:r w:rsidR="006C5E1C">
        <w:t xml:space="preserve">odel, this example uses actual turbine parameters and avian flight path data collected in the field (see </w:t>
      </w:r>
      <w:r w:rsidR="00DC1F91" w:rsidRPr="00DC1F91">
        <w:t>Data Collection for Raptor Risk of Collision Case Study</w:t>
      </w:r>
      <w:r w:rsidR="00B83340">
        <w:t xml:space="preserve"> in Central Washington</w:t>
      </w:r>
      <w:r w:rsidR="00DC1F91">
        <w:t xml:space="preserve"> </w:t>
      </w:r>
      <w:r w:rsidR="006C5E1C">
        <w:t xml:space="preserve">in Methods). The turbine parameters chosen for this example correspond to a modern GE 1.5se turbine: </w:t>
      </w:r>
      <w:r w:rsidR="002D2A3E">
        <w:rPr>
          <w:noProof/>
          <w:position w:val="-6"/>
          <w:lang w:eastAsia="en-US"/>
        </w:rPr>
        <w:drawing>
          <wp:inline distT="0" distB="0" distL="0" distR="0">
            <wp:extent cx="180975" cy="180975"/>
            <wp:effectExtent l="1905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75" cstate="print"/>
                    <a:srcRect/>
                    <a:stretch>
                      <a:fillRect/>
                    </a:stretch>
                  </pic:blipFill>
                  <pic:spPr bwMode="auto">
                    <a:xfrm>
                      <a:off x="0" y="0"/>
                      <a:ext cx="180975" cy="180975"/>
                    </a:xfrm>
                    <a:prstGeom prst="rect">
                      <a:avLst/>
                    </a:prstGeom>
                    <a:solidFill>
                      <a:srgbClr val="FFFFFF"/>
                    </a:solidFill>
                    <a:ln w="9525">
                      <a:noFill/>
                      <a:miter lim="800000"/>
                      <a:headEnd/>
                      <a:tailEnd/>
                    </a:ln>
                  </pic:spPr>
                </pic:pic>
              </a:graphicData>
            </a:graphic>
          </wp:inline>
        </w:drawing>
      </w:r>
      <w:r w:rsidR="006C5E1C">
        <w:t xml:space="preserve">=3 rotors, </w:t>
      </w:r>
      <w:r w:rsidR="00663282" w:rsidRPr="00663282">
        <w:rPr>
          <w:position w:val="-4"/>
        </w:rPr>
        <w:object w:dxaOrig="240" w:dyaOrig="260">
          <v:shape id="_x0000_i1268" type="#_x0000_t75" style="width:12pt;height:12.75pt" o:ole="" filled="t">
            <v:fill color2="black"/>
            <v:imagedata r:id="rId476" o:title=""/>
          </v:shape>
          <o:OLEObject Type="Embed" ProgID="Equation.DSMT4" ShapeID="_x0000_i1268" DrawAspect="Content" ObjectID="_1325250685" r:id="rId477"/>
        </w:object>
      </w:r>
      <w:r w:rsidR="006C5E1C">
        <w:t xml:space="preserve">=35.25 m, </w:t>
      </w:r>
      <w:r w:rsidR="00663282" w:rsidRPr="00663282">
        <w:rPr>
          <w:position w:val="-12"/>
        </w:rPr>
        <w:object w:dxaOrig="300" w:dyaOrig="360">
          <v:shape id="_x0000_i1269" type="#_x0000_t75" style="width:15pt;height:18pt" o:ole="" filled="t">
            <v:fill color2="black"/>
            <v:imagedata r:id="rId478" o:title=""/>
          </v:shape>
          <o:OLEObject Type="Embed" ProgID="Equation.DSMT4" ShapeID="_x0000_i1269" DrawAspect="Content" ObjectID="_1325250686" r:id="rId479"/>
        </w:object>
      </w:r>
      <w:r w:rsidR="006C5E1C">
        <w:t xml:space="preserve">=5 m, </w:t>
      </w:r>
      <w:r w:rsidR="00663282" w:rsidRPr="00663282">
        <w:rPr>
          <w:position w:val="-4"/>
        </w:rPr>
        <w:object w:dxaOrig="260" w:dyaOrig="260">
          <v:shape id="_x0000_i1270" type="#_x0000_t75" style="width:12.75pt;height:12.75pt" o:ole="" filled="t">
            <v:fill color2="black"/>
            <v:imagedata r:id="rId480" o:title=""/>
          </v:shape>
          <o:OLEObject Type="Embed" ProgID="Equation.DSMT4" ShapeID="_x0000_i1270" DrawAspect="Content" ObjectID="_1325250687" r:id="rId481"/>
        </w:object>
      </w:r>
      <w:r w:rsidR="006C5E1C">
        <w:t xml:space="preserve">=16.6 RPMs, </w:t>
      </w:r>
      <w:r w:rsidR="00663282" w:rsidRPr="00663282">
        <w:rPr>
          <w:position w:val="-6"/>
        </w:rPr>
        <w:object w:dxaOrig="200" w:dyaOrig="220">
          <v:shape id="_x0000_i1271" type="#_x0000_t75" style="width:9.75pt;height:11.25pt" o:ole="" filled="t">
            <v:fill color2="black"/>
            <v:imagedata r:id="rId482" o:title=""/>
          </v:shape>
          <o:OLEObject Type="Embed" ProgID="Equation.DSMT4" ShapeID="_x0000_i1271" DrawAspect="Content" ObjectID="_1325250688" r:id="rId483"/>
        </w:object>
      </w:r>
      <w:r w:rsidR="006C5E1C">
        <w:t xml:space="preserve">=0, </w:t>
      </w:r>
      <w:r w:rsidR="006A52A9" w:rsidRPr="006A52A9">
        <w:rPr>
          <w:position w:val="-12"/>
        </w:rPr>
        <w:object w:dxaOrig="420" w:dyaOrig="360">
          <v:shape id="_x0000_i1272" type="#_x0000_t75" style="width:21pt;height:18pt" o:ole="" filled="t">
            <v:fill color2="black"/>
            <v:imagedata r:id="rId484" o:title=""/>
          </v:shape>
          <o:OLEObject Type="Embed" ProgID="Equation.DSMT4" ShapeID="_x0000_i1272" DrawAspect="Content" ObjectID="_1325250689" r:id="rId485"/>
        </w:object>
      </w:r>
      <w:r w:rsidR="006C5E1C">
        <w:t>=1.5 m.</w:t>
      </w:r>
    </w:p>
    <w:p w:rsidR="00A521F0" w:rsidRDefault="006C5E1C">
      <w:pPr>
        <w:spacing w:line="480" w:lineRule="auto"/>
        <w:jc w:val="both"/>
        <w:pPrChange w:id="781" w:author="Lars Holmstrom" w:date="2010-01-17T10:43:00Z">
          <w:pPr>
            <w:spacing w:line="480" w:lineRule="auto"/>
          </w:pPr>
        </w:pPrChange>
      </w:pPr>
      <w:r>
        <w:tab/>
      </w:r>
      <w:r w:rsidR="009802DC">
        <w:t xml:space="preserve">We recorded 89 flight speeds for the Sharp-shinned Hawk. These were normally distributed with a mean of 16.1 m/s and a standard deviation of 3.4 m/s. We recorded 69 flight speeds for the Golden Eagle. These were also normally distributed and had a mean of 19.3 m/s and a standard deviation of 3.3 m/s. </w:t>
      </w:r>
      <w:r w:rsidR="00D56C19">
        <w:t>For the</w:t>
      </w:r>
      <w:r>
        <w:t xml:space="preserve"> Sharp-shinned Hawk</w:t>
      </w:r>
      <w:r w:rsidR="00D56C19">
        <w:t xml:space="preserve"> we used</w:t>
      </w:r>
      <w:r>
        <w:t xml:space="preserve"> a body length of 0.29 m and a wingspan of 0.59 m</w:t>
      </w:r>
      <w:r w:rsidR="002C144A">
        <w:t>, which are</w:t>
      </w:r>
      <w:r>
        <w:t xml:space="preserve"> the mean values of the full range reported for males of the species </w:t>
      </w:r>
      <w:r w:rsidR="00EC0032">
        <w:t xml:space="preserve">(Dunn and </w:t>
      </w:r>
      <w:proofErr w:type="spellStart"/>
      <w:r w:rsidR="00EC0032">
        <w:t>Alderfer</w:t>
      </w:r>
      <w:proofErr w:type="spellEnd"/>
      <w:r w:rsidR="00EC0032">
        <w:t xml:space="preserve"> 2006)</w:t>
      </w:r>
      <w:r w:rsidRPr="006264F7">
        <w:t>.</w:t>
      </w:r>
      <w:r w:rsidR="002C144A">
        <w:t xml:space="preserve"> </w:t>
      </w:r>
      <w:r w:rsidR="00D56C19">
        <w:t>For</w:t>
      </w:r>
      <w:r w:rsidR="000366E6">
        <w:t xml:space="preserve"> </w:t>
      </w:r>
      <w:r>
        <w:t>the Golden Eagle</w:t>
      </w:r>
      <w:r w:rsidR="00D56C19">
        <w:t xml:space="preserve"> we used </w:t>
      </w:r>
      <w:r>
        <w:t>a body length of 0.77 m and a wingspan of 2.03 m</w:t>
      </w:r>
      <w:r w:rsidR="002C144A">
        <w:t>, which are</w:t>
      </w:r>
      <w:r>
        <w:t xml:space="preserve"> the mean values of the full </w:t>
      </w:r>
      <w:r w:rsidR="00BF1E2F">
        <w:t xml:space="preserve">size </w:t>
      </w:r>
      <w:r>
        <w:t xml:space="preserve">range for both males and females of the species </w:t>
      </w:r>
      <w:r w:rsidR="00EC0032">
        <w:t xml:space="preserve">(Dunn and </w:t>
      </w:r>
      <w:proofErr w:type="spellStart"/>
      <w:r w:rsidR="00EC0032">
        <w:t>Alderfer</w:t>
      </w:r>
      <w:proofErr w:type="spellEnd"/>
      <w:r w:rsidR="00EC0032">
        <w:t xml:space="preserve"> 2006)</w:t>
      </w:r>
      <w:r w:rsidRPr="006264F7">
        <w:t>.</w:t>
      </w:r>
    </w:p>
    <w:p w:rsidR="00A521F0" w:rsidRDefault="006C5E1C">
      <w:pPr>
        <w:spacing w:line="480" w:lineRule="auto"/>
        <w:jc w:val="both"/>
        <w:rPr>
          <w:ins w:id="782" w:author="Lars Holmstrom" w:date="2010-01-17T00:52:00Z"/>
        </w:rPr>
        <w:pPrChange w:id="783" w:author="Lars Holmstrom" w:date="2010-01-17T10:43:00Z">
          <w:pPr>
            <w:spacing w:line="480" w:lineRule="auto"/>
          </w:pPr>
        </w:pPrChange>
      </w:pPr>
      <w:r>
        <w:tab/>
        <w:t>The scenario illustrated in this example is one in which the ground velocity of the bird is a known quantity (as a result of field surveys), but the wind speed and direction are not. The question being addressed is what effect does the wind speed and direction, and therefore the turbine orientation, have on the estimated collision probabilities for a bird moving at a fixed ground speed.</w:t>
      </w:r>
    </w:p>
    <w:p w:rsidR="00A521F0" w:rsidRDefault="00A521F0">
      <w:pPr>
        <w:keepNext/>
        <w:spacing w:line="480" w:lineRule="auto"/>
        <w:jc w:val="center"/>
        <w:rPr>
          <w:ins w:id="784" w:author="Lars Holmstrom" w:date="2010-01-17T00:53:00Z"/>
        </w:rPr>
        <w:pPrChange w:id="785" w:author="Lars Holmstrom" w:date="2010-01-17T10:47:00Z">
          <w:pPr>
            <w:spacing w:line="480" w:lineRule="auto"/>
          </w:pPr>
        </w:pPrChange>
      </w:pPr>
      <w:ins w:id="786" w:author="Lars Holmstrom" w:date="2010-01-17T00:53:00Z">
        <w:r>
          <w:rPr>
            <w:noProof/>
            <w:lang w:eastAsia="en-US"/>
          </w:rPr>
          <w:drawing>
            <wp:inline distT="0" distB="0" distL="0" distR="0">
              <wp:extent cx="4572000" cy="3839308"/>
              <wp:effectExtent l="19050" t="0" r="0" b="0"/>
              <wp:docPr id="22" name="Picture 21" descr="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png"/>
                      <pic:cNvPicPr/>
                    </pic:nvPicPr>
                    <pic:blipFill>
                      <a:blip r:embed="rId486" cstate="print"/>
                      <a:stretch>
                        <a:fillRect/>
                      </a:stretch>
                    </pic:blipFill>
                    <pic:spPr>
                      <a:xfrm>
                        <a:off x="0" y="0"/>
                        <a:ext cx="4572000" cy="3839308"/>
                      </a:xfrm>
                      <a:prstGeom prst="rect">
                        <a:avLst/>
                      </a:prstGeom>
                    </pic:spPr>
                  </pic:pic>
                </a:graphicData>
              </a:graphic>
            </wp:inline>
          </w:drawing>
        </w:r>
      </w:ins>
    </w:p>
    <w:p w:rsidR="00A521F0" w:rsidRDefault="00E9271D">
      <w:pPr>
        <w:pStyle w:val="Caption"/>
        <w:jc w:val="both"/>
        <w:rPr>
          <w:ins w:id="787" w:author="Lars Holmstrom" w:date="2010-01-17T11:48:00Z"/>
        </w:rPr>
        <w:pPrChange w:id="788" w:author="Lars Holmstrom" w:date="2010-01-17T10:43:00Z">
          <w:pPr>
            <w:spacing w:line="480" w:lineRule="auto"/>
          </w:pPr>
        </w:pPrChange>
      </w:pPr>
      <w:proofErr w:type="gramStart"/>
      <w:ins w:id="789" w:author="Lars Holmstrom" w:date="2010-01-17T00:53:00Z">
        <w:r>
          <w:t xml:space="preserve">Figure </w:t>
        </w:r>
        <w:r w:rsidR="00801B4D">
          <w:fldChar w:fldCharType="begin"/>
        </w:r>
        <w:r>
          <w:instrText xml:space="preserve"> SEQ Figure \* ARABIC </w:instrText>
        </w:r>
      </w:ins>
      <w:r w:rsidR="00801B4D">
        <w:fldChar w:fldCharType="separate"/>
      </w:r>
      <w:ins w:id="790" w:author="Lars Holmstrom" w:date="2010-01-17T00:53:00Z">
        <w:r>
          <w:rPr>
            <w:noProof/>
          </w:rPr>
          <w:t>14</w:t>
        </w:r>
        <w:r w:rsidR="00801B4D">
          <w:fldChar w:fldCharType="end"/>
        </w:r>
      </w:ins>
      <w:ins w:id="791" w:author="Lars Holmstrom" w:date="2010-01-17T10:36:00Z">
        <w:r w:rsidR="006029DD">
          <w:t>.</w:t>
        </w:r>
        <w:proofErr w:type="gramEnd"/>
        <w:r w:rsidR="006029DD">
          <w:t xml:space="preserve"> A comparison of average collision probabilities across a single GE 1.5se wind turbine for different Sharp-shinned Hawk flight path approach angles relative to downwind, using the mean recorded ground velocity of 16.1 m/s measured in the field study. The dashed, flat line indicates the collision probability assuming downwind flight, which is the equivalent result that would be obtained from an application of the Tucker model. The dot-dashed and solid lines indicate the estimated collision probabilities assuming the wind speed is equal to the </w:t>
        </w:r>
        <w:r w:rsidR="006029DD" w:rsidRPr="000A4719">
          <w:rPr>
            <w:iCs/>
          </w:rPr>
          <w:t>cut-in wind speed</w:t>
        </w:r>
        <w:r w:rsidR="006029DD">
          <w:t xml:space="preserve"> (4 m/s) and </w:t>
        </w:r>
        <w:r w:rsidR="006029DD" w:rsidRPr="000A4719">
          <w:rPr>
            <w:iCs/>
          </w:rPr>
          <w:t>rated wind speed</w:t>
        </w:r>
        <w:r w:rsidR="006029DD">
          <w:t xml:space="preserve"> (12 m/s) for the GE 1.5se wind turbine. The values on the x-axis across the top of the figure indicate the bird's angle of orientation as it approaches the wind turbine for the rated wind speed.</w:t>
        </w:r>
      </w:ins>
    </w:p>
    <w:p w:rsidR="00A521F0" w:rsidRDefault="00A521F0">
      <w:pPr>
        <w:pPrChange w:id="792" w:author="Lars Holmstrom" w:date="2010-01-17T11:48:00Z">
          <w:pPr>
            <w:spacing w:line="480" w:lineRule="auto"/>
          </w:pPr>
        </w:pPrChange>
      </w:pPr>
    </w:p>
    <w:p w:rsidR="00A521F0" w:rsidRDefault="006C5E1C">
      <w:pPr>
        <w:spacing w:line="480" w:lineRule="auto"/>
        <w:jc w:val="both"/>
        <w:pPrChange w:id="793" w:author="Lars Holmstrom" w:date="2010-01-17T10:43:00Z">
          <w:pPr>
            <w:spacing w:line="480" w:lineRule="auto"/>
          </w:pPr>
        </w:pPrChange>
      </w:pPr>
      <w:r>
        <w:tab/>
      </w:r>
      <w:r w:rsidR="00520AD6">
        <w:t>We calculated a</w:t>
      </w:r>
      <w:r>
        <w:t xml:space="preserve"> comparison of average collision probabilities across a single GE 1.5se wind turbine for different Sharp-shinned Hawk flight path approach angles relative to downwind</w:t>
      </w:r>
      <w:r w:rsidR="00520AD6">
        <w:t xml:space="preserve"> </w:t>
      </w:r>
      <w:r w:rsidR="00404C4E">
        <w:t xml:space="preserve">using the mean recorded ground velocity of 16.1 m/s measured in the field study </w:t>
      </w:r>
      <w:r w:rsidR="00520AD6">
        <w:t>(</w:t>
      </w:r>
      <w:r w:rsidR="00106B50">
        <w:t>Fig.</w:t>
      </w:r>
      <w:r w:rsidR="00520AD6">
        <w:t xml:space="preserve"> </w:t>
      </w:r>
      <w:r w:rsidR="008E643E">
        <w:t>14</w:t>
      </w:r>
      <w:r w:rsidR="00520AD6">
        <w:t>)</w:t>
      </w:r>
      <w:r>
        <w:t xml:space="preserve">. To generate the collision </w:t>
      </w:r>
      <w:r w:rsidR="00520AD6">
        <w:t>probabilities for each wind direction</w:t>
      </w:r>
      <w:r>
        <w:t xml:space="preserve">, a uniform sampling of flight paths intersecting with the rotor plane was used across the entire surface of the area swept out by the turbine rotors. Each average collision probability was then adjusted to account for the reduced area that may result in a collision when the rotor is rotated with respect to the flight path. </w:t>
      </w:r>
      <w:r w:rsidR="00520AD6">
        <w:t>First, probabilities were calculated for downwind flight (t</w:t>
      </w:r>
      <w:r>
        <w:t xml:space="preserve">he dashed, flat line </w:t>
      </w:r>
      <w:r w:rsidR="00520AD6">
        <w:t xml:space="preserve">at the bottom of </w:t>
      </w:r>
      <w:r w:rsidR="00106B50">
        <w:t>Fig.</w:t>
      </w:r>
      <w:r w:rsidR="00520AD6">
        <w:t xml:space="preserve"> </w:t>
      </w:r>
      <w:r w:rsidR="00640972">
        <w:t>14</w:t>
      </w:r>
      <w:r w:rsidR="002C144A">
        <w:t>), which produces</w:t>
      </w:r>
      <w:r>
        <w:t xml:space="preserve"> the </w:t>
      </w:r>
      <w:r w:rsidR="002C144A">
        <w:t xml:space="preserve">same </w:t>
      </w:r>
      <w:r>
        <w:t xml:space="preserve">result that would be obtained from an application of the Tucker </w:t>
      </w:r>
      <w:r w:rsidR="00783B17">
        <w:t>M</w:t>
      </w:r>
      <w:r>
        <w:t>odel.</w:t>
      </w:r>
    </w:p>
    <w:p w:rsidR="00A521F0" w:rsidRDefault="00520AD6">
      <w:pPr>
        <w:spacing w:line="480" w:lineRule="auto"/>
        <w:ind w:firstLine="720"/>
        <w:jc w:val="both"/>
        <w:rPr>
          <w:ins w:id="794" w:author="Lars Holmstrom" w:date="2010-01-17T00:53:00Z"/>
        </w:rPr>
        <w:pPrChange w:id="795" w:author="Lars Holmstrom" w:date="2010-01-17T10:43:00Z">
          <w:pPr>
            <w:spacing w:line="480" w:lineRule="auto"/>
            <w:ind w:firstLine="720"/>
          </w:pPr>
        </w:pPrChange>
      </w:pPr>
      <w:r>
        <w:t xml:space="preserve">Probabilities were also calculated </w:t>
      </w:r>
      <w:r w:rsidR="00404C4E">
        <w:t>for</w:t>
      </w:r>
      <w:r>
        <w:t xml:space="preserve"> a number of different wind directions assuming that the wind speed was equal to either the </w:t>
      </w:r>
      <w:r w:rsidRPr="00404C4E">
        <w:rPr>
          <w:iCs/>
        </w:rPr>
        <w:t>cut-in wind speed</w:t>
      </w:r>
      <w:r>
        <w:t xml:space="preserve"> of 4 m/s (the dot-dashed line in </w:t>
      </w:r>
      <w:r w:rsidR="00106B50">
        <w:t>Fig.</w:t>
      </w:r>
      <w:r>
        <w:t xml:space="preserve"> </w:t>
      </w:r>
      <w:r w:rsidR="00DD1F48">
        <w:t>14</w:t>
      </w:r>
      <w:r>
        <w:t xml:space="preserve">) or the </w:t>
      </w:r>
      <w:r w:rsidRPr="00404C4E">
        <w:rPr>
          <w:iCs/>
        </w:rPr>
        <w:t>rated wind speed</w:t>
      </w:r>
      <w:r w:rsidRPr="00404C4E">
        <w:t xml:space="preserve"> </w:t>
      </w:r>
      <w:r>
        <w:t xml:space="preserve">of 12 m/s for the GE 1.5se wind turbine (the solid line in </w:t>
      </w:r>
      <w:r w:rsidR="00106B50">
        <w:t>Fig.</w:t>
      </w:r>
      <w:r>
        <w:t xml:space="preserve"> </w:t>
      </w:r>
      <w:r w:rsidR="00E0265B">
        <w:t>14</w:t>
      </w:r>
      <w:r>
        <w:t>).</w:t>
      </w:r>
      <w:r w:rsidR="006C5E1C">
        <w:t xml:space="preserve"> </w:t>
      </w:r>
      <w:r w:rsidR="00404C4E">
        <w:t xml:space="preserve">The cut-out wind speed of 28 m/s for the GE 1.5se wind turbine was not used, because it would require that the bird was flying backwards. </w:t>
      </w:r>
      <w:r>
        <w:t xml:space="preserve">Due to the effects of wind, </w:t>
      </w:r>
      <w:r w:rsidR="006C5E1C">
        <w:t>the orientation of the bird and the flight path direction are not, in general, the same</w:t>
      </w:r>
      <w:r>
        <w:t xml:space="preserve"> (see top and bottom axes of </w:t>
      </w:r>
      <w:r w:rsidR="00106B50">
        <w:t>Fig.</w:t>
      </w:r>
      <w:r>
        <w:t xml:space="preserve"> </w:t>
      </w:r>
      <w:r w:rsidR="00E0265B">
        <w:t>14</w:t>
      </w:r>
      <w:r>
        <w:t>)</w:t>
      </w:r>
      <w:r w:rsidR="006C5E1C">
        <w:t xml:space="preserve">. </w:t>
      </w:r>
      <w:r>
        <w:t>Our results show</w:t>
      </w:r>
      <w:r w:rsidR="006C5E1C">
        <w:t xml:space="preserve"> that</w:t>
      </w:r>
      <w:r>
        <w:t xml:space="preserve"> </w:t>
      </w:r>
      <w:r w:rsidR="006C5E1C">
        <w:t xml:space="preserve">even though the area that may result in a collision is reduced when the bird is not flying downwind, the increased possibility of collision across this area results in a net increase in collision risk. For this example, at angles of approach of </w:t>
      </w:r>
      <w:r w:rsidR="006C5E1C" w:rsidRPr="00067CED">
        <w:rPr>
          <w:position w:val="-4"/>
        </w:rPr>
        <w:object w:dxaOrig="499" w:dyaOrig="320">
          <v:shape id="_x0000_i1273" type="#_x0000_t75" style="width:24.75pt;height:15.75pt" o:ole="" filled="t">
            <v:fill color2="black"/>
            <v:imagedata r:id="rId487" o:title=""/>
          </v:shape>
          <o:OLEObject Type="Embed" ProgID="Equation.DSMT4" ShapeID="_x0000_i1273" DrawAspect="Content" ObjectID="_1325250690" r:id="rId488"/>
        </w:object>
      </w:r>
      <w:r w:rsidR="006C5E1C">
        <w:t xml:space="preserve"> and a wind speed of 4 m/s, the probability of collision is at a maximum and results in a 10% increase over a downwind flight path. At angles of approach of </w:t>
      </w:r>
      <w:r w:rsidR="00F55010" w:rsidRPr="00F55010">
        <w:rPr>
          <w:position w:val="-6"/>
        </w:rPr>
        <w:object w:dxaOrig="520" w:dyaOrig="320">
          <v:shape id="_x0000_i1274" type="#_x0000_t75" style="width:24pt;height:15pt" o:ole="" filled="t">
            <v:fill color2="black"/>
            <v:imagedata r:id="rId489" o:title=""/>
          </v:shape>
          <o:OLEObject Type="Embed" ProgID="Equation.DSMT4" ShapeID="_x0000_i1274" DrawAspect="Content" ObjectID="_1325250691" r:id="rId490"/>
        </w:object>
      </w:r>
      <w:r w:rsidR="006C5E1C">
        <w:t xml:space="preserve"> and a wind speed of 12 m/s, the probability of collision is at a maximum and results in a 20% increase over a downwind flight path. At angles of approach of </w:t>
      </w:r>
      <w:r w:rsidR="00F55010" w:rsidRPr="00F55010">
        <w:rPr>
          <w:position w:val="-6"/>
        </w:rPr>
        <w:object w:dxaOrig="499" w:dyaOrig="320">
          <v:shape id="_x0000_i1275" type="#_x0000_t75" style="width:24pt;height:15pt" o:ole="" filled="t">
            <v:fill color2="black"/>
            <v:imagedata r:id="rId491" o:title=""/>
          </v:shape>
          <o:OLEObject Type="Embed" ProgID="Equation.DSMT4" ShapeID="_x0000_i1275" DrawAspect="Content" ObjectID="_1325250692" r:id="rId492"/>
        </w:object>
      </w:r>
      <w:r w:rsidR="006C5E1C">
        <w:t xml:space="preserve"> and a wind speed of 12 m/s, the bird's orientation angle is almost perpendicular to the plane of the rotor. Angles greater than this were not used because they resulted in scenarios where the angle of orientation is greater than </w:t>
      </w:r>
      <w:r w:rsidR="006C5E1C" w:rsidRPr="00067CED">
        <w:rPr>
          <w:position w:val="-3"/>
        </w:rPr>
        <w:object w:dxaOrig="499" w:dyaOrig="320">
          <v:shape id="_x0000_i1276" type="#_x0000_t75" style="width:23.25pt;height:15pt" o:ole="" filled="t">
            <v:fill color2="black"/>
            <v:imagedata r:id="rId493" o:title=""/>
          </v:shape>
          <o:OLEObject Type="Embed" ProgID="Equation.DSMT4" ShapeID="_x0000_i1276" DrawAspect="Content" ObjectID="_1325250693" r:id="rId494"/>
        </w:object>
      </w:r>
      <w:r w:rsidR="00C6602F">
        <w:t>,</w:t>
      </w:r>
      <w:r w:rsidR="006C5E1C">
        <w:t xml:space="preserve"> indicating that the bird is being pushed backwards by the wind and not considered a likely scenario.</w:t>
      </w:r>
    </w:p>
    <w:p w:rsidR="00A521F0" w:rsidRDefault="00A521F0">
      <w:pPr>
        <w:keepNext/>
        <w:spacing w:line="480" w:lineRule="auto"/>
        <w:jc w:val="center"/>
        <w:rPr>
          <w:ins w:id="796" w:author="Lars Holmstrom" w:date="2010-01-17T00:53:00Z"/>
        </w:rPr>
        <w:pPrChange w:id="797" w:author="Lars Holmstrom" w:date="2010-01-17T10:47:00Z">
          <w:pPr>
            <w:spacing w:line="480" w:lineRule="auto"/>
          </w:pPr>
        </w:pPrChange>
      </w:pPr>
      <w:ins w:id="798" w:author="Lars Holmstrom" w:date="2010-01-17T00:53:00Z">
        <w:r>
          <w:rPr>
            <w:noProof/>
            <w:lang w:eastAsia="en-US"/>
          </w:rPr>
          <w:drawing>
            <wp:inline distT="0" distB="0" distL="0" distR="0">
              <wp:extent cx="4572000" cy="3780692"/>
              <wp:effectExtent l="19050" t="0" r="0" b="0"/>
              <wp:docPr id="23" name="Picture 22" descr="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png"/>
                      <pic:cNvPicPr/>
                    </pic:nvPicPr>
                    <pic:blipFill>
                      <a:blip r:embed="rId495" cstate="print"/>
                      <a:stretch>
                        <a:fillRect/>
                      </a:stretch>
                    </pic:blipFill>
                    <pic:spPr>
                      <a:xfrm>
                        <a:off x="0" y="0"/>
                        <a:ext cx="4572000" cy="3780692"/>
                      </a:xfrm>
                      <a:prstGeom prst="rect">
                        <a:avLst/>
                      </a:prstGeom>
                    </pic:spPr>
                  </pic:pic>
                </a:graphicData>
              </a:graphic>
            </wp:inline>
          </w:drawing>
        </w:r>
      </w:ins>
    </w:p>
    <w:p w:rsidR="00A521F0" w:rsidRDefault="00E9271D">
      <w:pPr>
        <w:pStyle w:val="Caption"/>
        <w:jc w:val="both"/>
        <w:rPr>
          <w:ins w:id="799" w:author="Lars Holmstrom" w:date="2010-01-17T11:03:00Z"/>
        </w:rPr>
        <w:pPrChange w:id="800" w:author="Lars Holmstrom" w:date="2010-01-17T10:43:00Z">
          <w:pPr>
            <w:spacing w:line="480" w:lineRule="auto"/>
            <w:ind w:firstLine="720"/>
          </w:pPr>
        </w:pPrChange>
      </w:pPr>
      <w:proofErr w:type="gramStart"/>
      <w:ins w:id="801" w:author="Lars Holmstrom" w:date="2010-01-17T00:53:00Z">
        <w:r>
          <w:t xml:space="preserve">Figure </w:t>
        </w:r>
        <w:r w:rsidR="00801B4D">
          <w:fldChar w:fldCharType="begin"/>
        </w:r>
        <w:r>
          <w:instrText xml:space="preserve"> SEQ Figure \* ARABIC </w:instrText>
        </w:r>
      </w:ins>
      <w:r w:rsidR="00801B4D">
        <w:fldChar w:fldCharType="separate"/>
      </w:r>
      <w:ins w:id="802" w:author="Lars Holmstrom" w:date="2010-01-17T00:53:00Z">
        <w:r>
          <w:rPr>
            <w:noProof/>
          </w:rPr>
          <w:t>15</w:t>
        </w:r>
        <w:r w:rsidR="00801B4D">
          <w:fldChar w:fldCharType="end"/>
        </w:r>
      </w:ins>
      <w:ins w:id="803" w:author="Lars Holmstrom" w:date="2010-01-17T10:36:00Z">
        <w:r w:rsidR="006029DD">
          <w:t>.</w:t>
        </w:r>
        <w:proofErr w:type="gramEnd"/>
        <w:r w:rsidR="006029DD">
          <w:t xml:space="preserve"> A comparison of average collision probabilities across a single GE 1.5se wind turbine for different Sharp-shinned Hawk flight path approach angles relative to downwind, using the mean recorded ground velocity of 19.3 m/s measured in the field study. The dashed, flat line indicates the collision probability assuming downwind flight, which is equivalent the result that would be obtained from an application of the Tucker model. The dot-dashed and solid lines indicate the estimated collision probabilities assuming the wind speed is equal to the </w:t>
        </w:r>
        <w:r w:rsidR="006029DD" w:rsidRPr="00B65D23">
          <w:rPr>
            <w:iCs/>
          </w:rPr>
          <w:t>cut-in wind speed</w:t>
        </w:r>
        <w:r w:rsidR="006029DD">
          <w:t xml:space="preserve"> (4 m/s) and </w:t>
        </w:r>
        <w:r w:rsidR="006029DD" w:rsidRPr="00B65D23">
          <w:rPr>
            <w:iCs/>
          </w:rPr>
          <w:t>rated wind speed</w:t>
        </w:r>
        <w:r w:rsidR="006029DD">
          <w:t xml:space="preserve"> (12 m/s) for the GE 1.5se wind turbine. The values on the x-axis across the top of the figure indicate the bird's angle of orientation as it approaches the wind turbine for the rated wind speed.</w:t>
        </w:r>
      </w:ins>
    </w:p>
    <w:p w:rsidR="00A521F0" w:rsidRDefault="00A521F0">
      <w:pPr>
        <w:pPrChange w:id="804" w:author="Lars Holmstrom" w:date="2010-01-17T11:03:00Z">
          <w:pPr>
            <w:spacing w:line="480" w:lineRule="auto"/>
            <w:ind w:firstLine="720"/>
          </w:pPr>
        </w:pPrChange>
      </w:pPr>
    </w:p>
    <w:p w:rsidR="00A521F0" w:rsidRDefault="006C5E1C">
      <w:pPr>
        <w:spacing w:line="480" w:lineRule="auto"/>
        <w:jc w:val="both"/>
        <w:rPr>
          <w:ins w:id="805" w:author="Lars Holmstrom" w:date="2010-01-17T11:48:00Z"/>
        </w:rPr>
        <w:pPrChange w:id="806" w:author="Lars Holmstrom" w:date="2010-01-17T10:43:00Z">
          <w:pPr>
            <w:spacing w:line="480" w:lineRule="auto"/>
          </w:pPr>
        </w:pPrChange>
      </w:pPr>
      <w:r>
        <w:tab/>
      </w:r>
      <w:r w:rsidR="00387C10">
        <w:t>Next, we used the same approach to calculate a comparison of average collision probabilities across a single GE 1.5se wind turbine for different Golden Eagle flight path approach angles relative to downwind</w:t>
      </w:r>
      <w:r w:rsidR="0011256A">
        <w:t>,</w:t>
      </w:r>
      <w:r w:rsidR="00387C10">
        <w:t xml:space="preserve"> </w:t>
      </w:r>
      <w:r w:rsidR="0011256A">
        <w:t xml:space="preserve">using the mean recorded ground velocity of 19.3 m/s measured in the field study </w:t>
      </w:r>
      <w:r w:rsidR="00387C10">
        <w:t>(</w:t>
      </w:r>
      <w:r w:rsidR="00106B50">
        <w:t>Fig.</w:t>
      </w:r>
      <w:r w:rsidR="00387C10">
        <w:t xml:space="preserve"> </w:t>
      </w:r>
      <w:r w:rsidR="00E0265B">
        <w:t>15</w:t>
      </w:r>
      <w:r w:rsidR="00387C10">
        <w:t>).</w:t>
      </w:r>
      <w:r>
        <w:t xml:space="preserve"> For this example, at angles of approach of </w:t>
      </w:r>
      <w:r w:rsidRPr="00067CED">
        <w:rPr>
          <w:position w:val="-4"/>
        </w:rPr>
        <w:object w:dxaOrig="499" w:dyaOrig="320">
          <v:shape id="_x0000_i1277" type="#_x0000_t75" style="width:24.75pt;height:15.75pt" o:ole="" filled="t">
            <v:fill color2="black"/>
            <v:imagedata r:id="rId496" o:title=""/>
          </v:shape>
          <o:OLEObject Type="Embed" ProgID="Equation.DSMT4" ShapeID="_x0000_i1277" DrawAspect="Content" ObjectID="_1325250694" r:id="rId497"/>
        </w:object>
      </w:r>
      <w:r>
        <w:t xml:space="preserve"> and a wind speed of 4 m/s, the probability of collision is at a maximum and results in a 25% increase over a downwind flight path. At angles of approach of </w:t>
      </w:r>
      <w:r w:rsidR="00937C59" w:rsidRPr="00937C59">
        <w:rPr>
          <w:position w:val="-6"/>
        </w:rPr>
        <w:object w:dxaOrig="499" w:dyaOrig="320">
          <v:shape id="_x0000_i1278" type="#_x0000_t75" style="width:23.25pt;height:15pt" o:ole="" filled="t">
            <v:fill color2="black"/>
            <v:imagedata r:id="rId498" o:title=""/>
          </v:shape>
          <o:OLEObject Type="Embed" ProgID="Equation.DSMT4" ShapeID="_x0000_i1278" DrawAspect="Content" ObjectID="_1325250695" r:id="rId499"/>
        </w:object>
      </w:r>
      <w:r>
        <w:t xml:space="preserve"> and a wind speed of 12 m/s, the probability of collision is at a maximum and results in a 31% increase over a downwind flight path.</w:t>
      </w:r>
    </w:p>
    <w:p w:rsidR="00A521F0" w:rsidRDefault="00A521F0">
      <w:pPr>
        <w:spacing w:line="480" w:lineRule="auto"/>
        <w:jc w:val="both"/>
        <w:pPrChange w:id="807" w:author="Lars Holmstrom" w:date="2010-01-17T10:43:00Z">
          <w:pPr>
            <w:spacing w:line="480" w:lineRule="auto"/>
          </w:pPr>
        </w:pPrChange>
      </w:pPr>
    </w:p>
    <w:p w:rsidR="00A521F0" w:rsidRDefault="00274E12">
      <w:pPr>
        <w:tabs>
          <w:tab w:val="left" w:pos="2325"/>
        </w:tabs>
        <w:spacing w:line="480" w:lineRule="auto"/>
        <w:jc w:val="both"/>
        <w:rPr>
          <w:del w:id="808" w:author="Lars Holmstrom" w:date="2010-01-17T10:49:00Z"/>
          <w:b/>
        </w:rPr>
        <w:pPrChange w:id="809" w:author="Lars Holmstrom" w:date="2010-01-17T10:43:00Z">
          <w:pPr>
            <w:tabs>
              <w:tab w:val="left" w:pos="2325"/>
            </w:tabs>
            <w:spacing w:line="480" w:lineRule="auto"/>
          </w:pPr>
        </w:pPrChange>
      </w:pPr>
      <w:del w:id="810" w:author="Lars Holmstrom" w:date="2010-01-17T10:49:00Z">
        <w:r w:rsidDel="00FE075C">
          <w:rPr>
            <w:b/>
          </w:rPr>
          <w:delText xml:space="preserve">4. </w:delText>
        </w:r>
        <w:r w:rsidR="006C5E1C" w:rsidDel="00FE075C">
          <w:rPr>
            <w:b/>
          </w:rPr>
          <w:delText>D</w:delText>
        </w:r>
        <w:r w:rsidDel="00FE075C">
          <w:rPr>
            <w:b/>
          </w:rPr>
          <w:delText>iscussion</w:delText>
        </w:r>
        <w:r w:rsidR="006C5E1C" w:rsidDel="00FE075C">
          <w:rPr>
            <w:b/>
          </w:rPr>
          <w:tab/>
        </w:r>
      </w:del>
    </w:p>
    <w:p w:rsidR="00A521F0" w:rsidRDefault="006C5E1C">
      <w:pPr>
        <w:spacing w:line="480" w:lineRule="auto"/>
        <w:ind w:firstLine="720"/>
        <w:jc w:val="both"/>
        <w:rPr>
          <w:del w:id="811" w:author="Lars Holmstrom" w:date="2010-01-17T10:49:00Z"/>
        </w:rPr>
        <w:pPrChange w:id="812" w:author="Lars Holmstrom" w:date="2010-01-17T10:43:00Z">
          <w:pPr>
            <w:spacing w:line="480" w:lineRule="auto"/>
            <w:ind w:firstLine="720"/>
          </w:pPr>
        </w:pPrChange>
      </w:pPr>
      <w:del w:id="813" w:author="Lars Holmstrom" w:date="2010-01-17T10:49:00Z">
        <w:r w:rsidRPr="00C6602F" w:rsidDel="00FE075C">
          <w:delText xml:space="preserve">The modeling of avian collision risk is an important step </w:delText>
        </w:r>
        <w:r w:rsidR="002C144A" w:rsidDel="00FE075C">
          <w:delText>for</w:delText>
        </w:r>
        <w:r w:rsidRPr="00C6602F" w:rsidDel="00FE075C">
          <w:delText xml:space="preserve"> responsible </w:delText>
        </w:r>
        <w:r w:rsidR="00FD0BF4" w:rsidDel="00FE075C">
          <w:delText xml:space="preserve">planning </w:delText>
        </w:r>
        <w:r w:rsidR="002C144A" w:rsidDel="00FE075C">
          <w:delText>and installation</w:delText>
        </w:r>
        <w:r w:rsidR="002C144A" w:rsidRPr="00C6602F" w:rsidDel="00FE075C">
          <w:delText xml:space="preserve"> </w:delText>
        </w:r>
        <w:r w:rsidRPr="00C6602F" w:rsidDel="00FE075C">
          <w:delText xml:space="preserve">of wind </w:delText>
        </w:r>
        <w:r w:rsidRPr="0085150D" w:rsidDel="00FE075C">
          <w:delText>farms</w:delText>
        </w:r>
        <w:r w:rsidR="00C6602F" w:rsidRPr="0085150D" w:rsidDel="00FE075C">
          <w:delText xml:space="preserve"> (</w:delText>
        </w:r>
        <w:r w:rsidR="00C6602F" w:rsidRPr="0085150D" w:rsidDel="00FE075C">
          <w:rPr>
            <w:rFonts w:eastAsia="SimSun"/>
            <w:color w:val="231F20"/>
            <w:lang w:eastAsia="zh-CN"/>
          </w:rPr>
          <w:delText>H</w:delText>
        </w:r>
        <w:r w:rsidR="0085150D" w:rsidRPr="0085150D" w:rsidDel="00FE075C">
          <w:rPr>
            <w:rFonts w:eastAsia="SimSun"/>
            <w:color w:val="231F20"/>
            <w:lang w:eastAsia="zh-CN"/>
          </w:rPr>
          <w:delText>u</w:delText>
        </w:r>
        <w:r w:rsidR="00C6602F" w:rsidRPr="0085150D" w:rsidDel="00FE075C">
          <w:rPr>
            <w:rFonts w:eastAsia="SimSun"/>
            <w:color w:val="231F20"/>
            <w:lang w:eastAsia="zh-CN"/>
          </w:rPr>
          <w:delText>ppop et al.</w:delText>
        </w:r>
        <w:r w:rsidR="00783B17" w:rsidDel="00FE075C">
          <w:rPr>
            <w:rFonts w:eastAsia="SimSun"/>
            <w:color w:val="231F20"/>
            <w:lang w:eastAsia="zh-CN"/>
          </w:rPr>
          <w:delText>,</w:delText>
        </w:r>
        <w:r w:rsidR="00C6602F" w:rsidRPr="0085150D" w:rsidDel="00FE075C">
          <w:rPr>
            <w:rFonts w:eastAsia="SimSun"/>
            <w:color w:val="231F20"/>
            <w:lang w:eastAsia="zh-CN"/>
          </w:rPr>
          <w:delText xml:space="preserve"> 2006)</w:delText>
        </w:r>
        <w:r w:rsidRPr="0085150D" w:rsidDel="00FE075C">
          <w:delText>.</w:delText>
        </w:r>
        <w:r w:rsidRPr="00C6602F" w:rsidDel="00FE075C">
          <w:delText xml:space="preserve"> </w:delText>
        </w:r>
        <w:r w:rsidR="008B3355" w:rsidDel="00FE075C">
          <w:delText>T</w:delText>
        </w:r>
        <w:r w:rsidDel="00FE075C">
          <w:delText xml:space="preserve">he mortality rate resulting from collisions between birds and wind turbines is highly dependent on the </w:delText>
        </w:r>
        <w:r w:rsidR="009B6039" w:rsidDel="00FE075C">
          <w:delText>topography</w:delText>
        </w:r>
        <w:r w:rsidDel="00FE075C">
          <w:delText>, turbine construction, and local bird species and behaviors</w:delText>
        </w:r>
        <w:r w:rsidR="008B3355" w:rsidDel="00FE075C">
          <w:delText>.</w:delText>
        </w:r>
        <w:r w:rsidDel="00FE075C">
          <w:delText xml:space="preserve"> </w:delText>
        </w:r>
        <w:r w:rsidR="008B3355" w:rsidDel="00FE075C">
          <w:delText>A</w:delText>
        </w:r>
        <w:r w:rsidDel="00FE075C">
          <w:delText xml:space="preserve"> model which can take into account all of these factors can provide useful information for the planning of these installations and can significantly reduce the impact on the affected bird populations. </w:delText>
        </w:r>
      </w:del>
    </w:p>
    <w:p w:rsidR="00A521F0" w:rsidRDefault="006C5E1C">
      <w:pPr>
        <w:spacing w:line="480" w:lineRule="auto"/>
        <w:ind w:firstLine="720"/>
        <w:jc w:val="both"/>
        <w:rPr>
          <w:del w:id="814" w:author="Lars Holmstrom" w:date="2010-01-17T10:49:00Z"/>
        </w:rPr>
        <w:pPrChange w:id="815" w:author="Lars Holmstrom" w:date="2010-01-17T10:43:00Z">
          <w:pPr>
            <w:spacing w:line="480" w:lineRule="auto"/>
            <w:ind w:firstLine="720"/>
          </w:pPr>
        </w:pPrChange>
      </w:pPr>
      <w:del w:id="816" w:author="Lars Holmstrom" w:date="2010-01-17T10:49:00Z">
        <w:r w:rsidDel="00FE075C">
          <w:delText xml:space="preserve">This paper proposes a kinematic model for calculating collision probabilities between birds and wind turbine rotors. This model </w:delText>
        </w:r>
        <w:r w:rsidR="00DC1F91" w:rsidDel="00FE075C">
          <w:delText xml:space="preserve">improves upon the </w:delText>
        </w:r>
        <w:r w:rsidDel="00FE075C">
          <w:delText>model</w:delText>
        </w:r>
        <w:r w:rsidR="00DC1F91" w:rsidDel="00FE075C">
          <w:delText xml:space="preserve"> </w:delText>
        </w:r>
        <w:r w:rsidR="001162E2" w:rsidDel="00FE075C">
          <w:delText xml:space="preserve">proposed by Tucker </w:delText>
        </w:r>
        <w:r w:rsidR="00DC1F91" w:rsidDel="00FE075C">
          <w:delText>(1996</w:delText>
        </w:r>
        <w:r w:rsidR="001162E2" w:rsidDel="00FE075C">
          <w:delText>a</w:delText>
        </w:r>
        <w:r w:rsidR="00DC1F91" w:rsidDel="00FE075C">
          <w:delText>)</w:delText>
        </w:r>
        <w:r w:rsidDel="00FE075C">
          <w:delText xml:space="preserve"> by accounting for different flight path angles of approach relative to the turbine rotor plane. </w:delText>
        </w:r>
        <w:r w:rsidR="00DC1F91" w:rsidDel="00FE075C">
          <w:delText>Our</w:delText>
        </w:r>
        <w:r w:rsidDel="00FE075C">
          <w:delText xml:space="preserve"> </w:delText>
        </w:r>
        <w:r w:rsidR="00DC1F91" w:rsidDel="00FE075C">
          <w:delText xml:space="preserve">raptor case study exemplified </w:delText>
        </w:r>
        <w:r w:rsidDel="00FE075C">
          <w:delText>in this paper us</w:delText>
        </w:r>
        <w:r w:rsidR="00DC1F91" w:rsidDel="00FE075C">
          <w:delText>es</w:delText>
        </w:r>
        <w:r w:rsidDel="00FE075C">
          <w:delText xml:space="preserve"> parameters from a modern wind turbine and flight speed data collected from field surveys of Sharp-shinned Hawks and Golden Eagles</w:delText>
        </w:r>
        <w:r w:rsidR="00404C4E" w:rsidDel="00FE075C">
          <w:delText xml:space="preserve">. </w:delText>
        </w:r>
        <w:r w:rsidR="008D0076" w:rsidDel="00FE075C">
          <w:delText>Using the mean ground velocities measured in our case study, t</w:delText>
        </w:r>
        <w:r w:rsidR="00404C4E" w:rsidDel="00FE075C">
          <w:delText>he</w:delText>
        </w:r>
        <w:r w:rsidDel="00FE075C">
          <w:delText xml:space="preserve"> estimated collision probability was as much as 31% higher than downwind flight for wind speeds equal to the rated wind speed for the turbines (12 m/s). Assuming a fixed ground speed and approach angle, higher wind speeds resulted in higher collision probabilities due to the increased bird orientation angle relative to the rotor plane. This results in the bird spending more time in the rotor plane due to the increased effect of the dominant dimension of the bird – the wingspan. </w:delText>
        </w:r>
        <w:r w:rsidR="0060101E" w:rsidDel="00FE075C">
          <w:delText>Although</w:delText>
        </w:r>
        <w:r w:rsidDel="00FE075C">
          <w:delText xml:space="preserve"> this experiment </w:delText>
        </w:r>
        <w:r w:rsidR="0060101E" w:rsidDel="00FE075C">
          <w:delText>accounted for</w:delText>
        </w:r>
        <w:r w:rsidDel="00FE075C">
          <w:delText xml:space="preserve"> the reduced area swept out by the turbine rotors</w:delText>
        </w:r>
        <w:r w:rsidR="0060101E" w:rsidDel="00FE075C">
          <w:delText xml:space="preserve"> (</w:delText>
        </w:r>
        <w:r w:rsidDel="00FE075C">
          <w:delText xml:space="preserve">from the bird's perspective, </w:delText>
        </w:r>
        <w:r w:rsidR="008D0076" w:rsidDel="00FE075C">
          <w:delText>resulting from a rotated turbine</w:delText>
        </w:r>
        <w:r w:rsidDel="00FE075C">
          <w:delText xml:space="preserve"> with respect to the angle of approach</w:delText>
        </w:r>
        <w:r w:rsidR="0060101E" w:rsidDel="00FE075C">
          <w:delText>)</w:delText>
        </w:r>
        <w:r w:rsidDel="00FE075C">
          <w:delText xml:space="preserve"> this effect was overcome by the increased probability of collision within this area.</w:delText>
        </w:r>
      </w:del>
    </w:p>
    <w:p w:rsidR="00A521F0" w:rsidRDefault="006C5E1C">
      <w:pPr>
        <w:spacing w:line="480" w:lineRule="auto"/>
        <w:jc w:val="both"/>
        <w:rPr>
          <w:del w:id="817" w:author="Lars Holmstrom" w:date="2010-01-17T10:49:00Z"/>
        </w:rPr>
        <w:pPrChange w:id="818" w:author="Lars Holmstrom" w:date="2010-01-17T10:43:00Z">
          <w:pPr>
            <w:spacing w:line="480" w:lineRule="auto"/>
          </w:pPr>
        </w:pPrChange>
      </w:pPr>
      <w:del w:id="819" w:author="Lars Holmstrom" w:date="2010-01-17T10:49:00Z">
        <w:r w:rsidDel="00FE075C">
          <w:tab/>
        </w:r>
        <w:r w:rsidR="008D0076" w:rsidDel="00FE075C">
          <w:delText>This model</w:delText>
        </w:r>
        <w:r w:rsidDel="00FE075C">
          <w:delText xml:space="preserve"> is intended as a primary building block of a larger model which may account for behavioral interactions, populations of birds, and arrays of turbines in a wind farm. Any accurate inclusion of the complex behavior interactions in play </w:delText>
        </w:r>
        <w:r w:rsidR="0060101E" w:rsidDel="00FE075C">
          <w:delText xml:space="preserve">would be </w:delText>
        </w:r>
        <w:r w:rsidDel="00FE075C">
          <w:delText>a non-trivial task. Avoidance behaviors vary by species, activity (e.g., foraging or migration), light and weather conditions, and perhaps by individual. These behaviors may be arbitrarily complex, ranging from long distance avoidance of the wind farm</w:delText>
        </w:r>
        <w:r w:rsidR="0060101E" w:rsidDel="00FE075C">
          <w:delText>,</w:delText>
        </w:r>
        <w:r w:rsidDel="00FE075C">
          <w:delText xml:space="preserve"> to short distance avoidance of an approaching rotor blade. Due to this complexity, it is common to use a global estimated avoidance rate to calculate the collision probabilities (Cooper and Day</w:delText>
        </w:r>
        <w:r w:rsidR="00783B17" w:rsidDel="00FE075C">
          <w:delText>,</w:delText>
        </w:r>
        <w:r w:rsidDel="00FE075C">
          <w:delText xml:space="preserve"> 2004</w:delText>
        </w:r>
        <w:r w:rsidR="00783B17" w:rsidDel="00FE075C">
          <w:delText>;</w:delText>
        </w:r>
        <w:r w:rsidDel="00FE075C">
          <w:delText xml:space="preserve"> Podolsky</w:delText>
        </w:r>
        <w:r w:rsidR="00783B17" w:rsidDel="00FE075C">
          <w:delText>,</w:delText>
        </w:r>
        <w:r w:rsidDel="00FE075C">
          <w:delText xml:space="preserve"> 2005</w:delText>
        </w:r>
        <w:r w:rsidR="00783B17" w:rsidDel="00FE075C">
          <w:delText>;</w:delText>
        </w:r>
        <w:r w:rsidDel="00FE075C">
          <w:delText xml:space="preserve"> Chamberlain</w:delText>
        </w:r>
        <w:r w:rsidR="00783B17" w:rsidDel="00FE075C">
          <w:delText>,</w:delText>
        </w:r>
        <w:r w:rsidDel="00FE075C">
          <w:delText xml:space="preserve"> 2006). These avoidance rates are often estimated to be from 95%</w:delText>
        </w:r>
        <w:r w:rsidR="0024019A" w:rsidDel="00FE075C">
          <w:delText xml:space="preserve"> </w:delText>
        </w:r>
        <w:r w:rsidDel="00FE075C">
          <w:delText>-</w:delText>
        </w:r>
        <w:r w:rsidR="0024019A" w:rsidDel="00FE075C">
          <w:delText xml:space="preserve"> </w:delText>
        </w:r>
        <w:r w:rsidDel="00FE075C">
          <w:delText xml:space="preserve">99.9%, meaning that, at most, 5 of every 100 birds that are predicted to be hit by the model will actually be hit. </w:delText>
        </w:r>
        <w:r w:rsidR="00093630" w:rsidDel="00FE075C">
          <w:delText xml:space="preserve">The designation of avoidance rates is somewhat arbitrary and does not account for site or species specific variation. </w:delText>
        </w:r>
        <w:r w:rsidDel="00FE075C">
          <w:delText xml:space="preserve">While </w:delText>
        </w:r>
        <w:r w:rsidR="00093630" w:rsidDel="00FE075C">
          <w:delText>utilizing a range of</w:delText>
        </w:r>
        <w:r w:rsidDel="00FE075C">
          <w:delText xml:space="preserve"> avoidance rates </w:delText>
        </w:r>
        <w:r w:rsidR="00093630" w:rsidDel="00FE075C">
          <w:delText xml:space="preserve">will </w:delText>
        </w:r>
        <w:r w:rsidDel="00FE075C">
          <w:delText>generate a corresponding range of mortality estimates,</w:delText>
        </w:r>
        <w:r w:rsidR="00093630" w:rsidDel="00FE075C">
          <w:delText xml:space="preserve"> the direct output of collision risk probabilities</w:delText>
        </w:r>
        <w:r w:rsidR="008D0076" w:rsidDel="00FE075C">
          <w:delText xml:space="preserve"> provided by the described model</w:delText>
        </w:r>
        <w:r w:rsidR="00AA4AA8" w:rsidDel="00FE075C">
          <w:delText xml:space="preserve"> </w:delText>
        </w:r>
        <w:r w:rsidR="00093630" w:rsidDel="00FE075C">
          <w:delText xml:space="preserve">provides </w:delText>
        </w:r>
        <w:r w:rsidR="008D0076" w:rsidDel="00FE075C">
          <w:delText>a solid foundation</w:delText>
        </w:r>
        <w:r w:rsidDel="00FE075C">
          <w:delText xml:space="preserve"> for</w:delText>
        </w:r>
        <w:r w:rsidR="00093630" w:rsidDel="00FE075C">
          <w:delText xml:space="preserve"> comparative </w:delText>
        </w:r>
        <w:r w:rsidDel="00FE075C">
          <w:delText>impact assessment</w:delText>
        </w:r>
        <w:r w:rsidR="00093630" w:rsidDel="00FE075C">
          <w:delText>, without the use of untested adjustment factors</w:delText>
        </w:r>
        <w:r w:rsidDel="00FE075C">
          <w:delText xml:space="preserve">. </w:delText>
        </w:r>
      </w:del>
    </w:p>
    <w:p w:rsidR="00A521F0" w:rsidRDefault="006C5E1C">
      <w:pPr>
        <w:spacing w:line="480" w:lineRule="auto"/>
        <w:jc w:val="both"/>
        <w:rPr>
          <w:del w:id="820" w:author="Lars Holmstrom" w:date="2010-01-17T10:49:00Z"/>
        </w:rPr>
        <w:pPrChange w:id="821" w:author="Lars Holmstrom" w:date="2010-01-17T10:43:00Z">
          <w:pPr>
            <w:spacing w:line="480" w:lineRule="auto"/>
          </w:pPr>
        </w:pPrChange>
      </w:pPr>
      <w:del w:id="822" w:author="Lars Holmstrom" w:date="2010-01-17T10:49:00Z">
        <w:r w:rsidDel="00FE075C">
          <w:tab/>
          <w:delText>Alternately, a better estimate of these avoidance rates may be discernible by studying the species in question at a similar wind farm. Suitable techniques for such studies include carcass searches (</w:delText>
        </w:r>
        <w:r w:rsidRPr="0060101E" w:rsidDel="00FE075C">
          <w:delText>Johnson et al</w:delText>
        </w:r>
        <w:r w:rsidR="0060101E" w:rsidDel="00FE075C">
          <w:delText>.</w:delText>
        </w:r>
        <w:r w:rsidR="00783B17" w:rsidDel="00FE075C">
          <w:delText>,</w:delText>
        </w:r>
        <w:r w:rsidR="0060101E" w:rsidDel="00FE075C">
          <w:delText xml:space="preserve"> </w:delText>
        </w:r>
        <w:r w:rsidDel="00FE075C">
          <w:delText>2002</w:delText>
        </w:r>
        <w:r w:rsidR="00783B17" w:rsidDel="00FE075C">
          <w:delText>;</w:delText>
        </w:r>
        <w:r w:rsidDel="00FE075C">
          <w:delText xml:space="preserve"> Johnson</w:delText>
        </w:r>
        <w:r w:rsidRPr="0060101E" w:rsidDel="00FE075C">
          <w:delText xml:space="preserve"> et al</w:delText>
        </w:r>
        <w:r w:rsidR="0060101E" w:rsidDel="00FE075C">
          <w:delText>.</w:delText>
        </w:r>
        <w:r w:rsidR="00783B17" w:rsidDel="00FE075C">
          <w:delText>,</w:delText>
        </w:r>
        <w:r w:rsidRPr="0060101E" w:rsidDel="00FE075C">
          <w:delText xml:space="preserve"> 2004) and the use of surveillance azimuth radar and thermal infra</w:delText>
        </w:r>
        <w:r w:rsidR="0060101E" w:rsidDel="00FE075C">
          <w:delText>-</w:delText>
        </w:r>
        <w:r w:rsidRPr="0060101E" w:rsidDel="00FE075C">
          <w:delText>red imagery (Desholm et al</w:delText>
        </w:r>
        <w:r w:rsidR="0060101E" w:rsidDel="00FE075C">
          <w:delText>.</w:delText>
        </w:r>
        <w:r w:rsidR="00783B17" w:rsidDel="00FE075C">
          <w:delText>,</w:delText>
        </w:r>
        <w:r w:rsidDel="00FE075C">
          <w:delText xml:space="preserve"> 2006). </w:delText>
        </w:r>
        <w:r w:rsidR="00113FDC" w:rsidDel="00FE075C">
          <w:delText>H</w:delText>
        </w:r>
        <w:r w:rsidDel="00FE075C">
          <w:delText>ow</w:delText>
        </w:r>
        <w:r w:rsidR="00113FDC" w:rsidDel="00FE075C">
          <w:delText xml:space="preserve"> </w:delText>
        </w:r>
        <w:r w:rsidDel="00FE075C">
          <w:delText xml:space="preserve">or whether results obtained from these techniques </w:delText>
        </w:r>
        <w:r w:rsidR="00D124AE" w:rsidDel="00FE075C">
          <w:delText xml:space="preserve">utilized at existing wind farms </w:delText>
        </w:r>
        <w:r w:rsidDel="00FE075C">
          <w:delText xml:space="preserve">will transfer to </w:delText>
        </w:r>
        <w:r w:rsidR="0060101E" w:rsidDel="00FE075C">
          <w:delText xml:space="preserve">surveys of </w:delText>
        </w:r>
        <w:r w:rsidDel="00FE075C">
          <w:delText>proposed wind farm sites</w:delText>
        </w:r>
        <w:r w:rsidR="00113FDC" w:rsidDel="00FE075C">
          <w:delText xml:space="preserve"> remains undetermined</w:delText>
        </w:r>
        <w:r w:rsidDel="00FE075C">
          <w:delText>.</w:delText>
        </w:r>
      </w:del>
    </w:p>
    <w:p w:rsidR="00A521F0" w:rsidRDefault="00DF27BC">
      <w:pPr>
        <w:spacing w:line="480" w:lineRule="auto"/>
        <w:jc w:val="both"/>
        <w:pPrChange w:id="823" w:author="Lars Holmstrom" w:date="2010-01-17T10:43:00Z">
          <w:pPr>
            <w:spacing w:line="480" w:lineRule="auto"/>
          </w:pPr>
        </w:pPrChange>
      </w:pPr>
      <w:r>
        <w:rPr>
          <w:b/>
        </w:rPr>
        <w:t xml:space="preserve">4.1 </w:t>
      </w:r>
      <w:r w:rsidR="006C5E1C">
        <w:rPr>
          <w:b/>
        </w:rPr>
        <w:t>M</w:t>
      </w:r>
      <w:r>
        <w:rPr>
          <w:b/>
        </w:rPr>
        <w:t>anagement Implications</w:t>
      </w:r>
    </w:p>
    <w:p w:rsidR="00A521F0" w:rsidRDefault="006C5E1C">
      <w:pPr>
        <w:spacing w:line="480" w:lineRule="auto"/>
        <w:jc w:val="both"/>
        <w:pPrChange w:id="824" w:author="Lars Holmstrom" w:date="2010-01-17T10:43:00Z">
          <w:pPr>
            <w:spacing w:line="480" w:lineRule="auto"/>
          </w:pPr>
        </w:pPrChange>
      </w:pPr>
      <w:r>
        <w:t xml:space="preserve">Our results show that wind speed and direction are important and significant factors when estimating avian collision mortality rates at proposed wind farm sites. Not only should </w:t>
      </w:r>
      <w:r w:rsidR="00845AEB">
        <w:t xml:space="preserve">we measure </w:t>
      </w:r>
      <w:r>
        <w:t xml:space="preserve">bird and wind velocities at these sites, but </w:t>
      </w:r>
      <w:r w:rsidR="00845AEB">
        <w:t xml:space="preserve">we need to employ </w:t>
      </w:r>
      <w:r>
        <w:t xml:space="preserve">an avian collision model which accurately accounts for these variables to improve the quality of </w:t>
      </w:r>
      <w:r w:rsidR="001A6A5F">
        <w:t xml:space="preserve">an impact </w:t>
      </w:r>
      <w:r>
        <w:t>assessment. The</w:t>
      </w:r>
      <w:r w:rsidR="00093630">
        <w:t xml:space="preserve"> proposed </w:t>
      </w:r>
      <w:proofErr w:type="spellStart"/>
      <w:r w:rsidR="00093630">
        <w:t>Hamer</w:t>
      </w:r>
      <w:proofErr w:type="spellEnd"/>
      <w:r>
        <w:t xml:space="preserve"> model offers a </w:t>
      </w:r>
      <w:r w:rsidR="00113FDC">
        <w:t xml:space="preserve">more accurate </w:t>
      </w:r>
      <w:r>
        <w:t xml:space="preserve">tool </w:t>
      </w:r>
      <w:r w:rsidR="006264F7">
        <w:t>to aid in</w:t>
      </w:r>
      <w:r>
        <w:t xml:space="preserve"> educated land management decisions </w:t>
      </w:r>
      <w:r w:rsidR="00845AEB">
        <w:t>for</w:t>
      </w:r>
      <w:r>
        <w:t xml:space="preserve"> renewable energy development.</w:t>
      </w:r>
    </w:p>
    <w:p w:rsidR="00A521F0" w:rsidRDefault="00FD54A4">
      <w:pPr>
        <w:tabs>
          <w:tab w:val="left" w:pos="3390"/>
        </w:tabs>
        <w:spacing w:line="480" w:lineRule="auto"/>
        <w:jc w:val="both"/>
        <w:rPr>
          <w:b/>
        </w:rPr>
        <w:pPrChange w:id="825" w:author="Lars Holmstrom" w:date="2010-01-17T10:43:00Z">
          <w:pPr>
            <w:tabs>
              <w:tab w:val="left" w:pos="3390"/>
            </w:tabs>
            <w:spacing w:line="480" w:lineRule="auto"/>
          </w:pPr>
        </w:pPrChange>
      </w:pPr>
      <w:r>
        <w:rPr>
          <w:b/>
        </w:rPr>
        <w:t>REFERENCES</w:t>
      </w:r>
    </w:p>
    <w:p w:rsidR="00A521F0" w:rsidRDefault="000D4FF0">
      <w:pPr>
        <w:tabs>
          <w:tab w:val="left" w:pos="3390"/>
        </w:tabs>
        <w:spacing w:line="480" w:lineRule="auto"/>
        <w:ind w:left="720" w:hanging="720"/>
        <w:jc w:val="both"/>
        <w:pPrChange w:id="826" w:author="Lars Holmstrom" w:date="2010-01-17T10:52:00Z">
          <w:pPr>
            <w:tabs>
              <w:tab w:val="left" w:pos="3390"/>
            </w:tabs>
            <w:spacing w:line="480" w:lineRule="auto"/>
            <w:ind w:left="720" w:hanging="720"/>
          </w:pPr>
        </w:pPrChange>
      </w:pPr>
      <w:bookmarkStart w:id="827" w:name="BIB__bib"/>
      <w:r w:rsidRPr="005B7122">
        <w:t xml:space="preserve">Chamberlain, D. E., </w:t>
      </w:r>
      <w:proofErr w:type="spellStart"/>
      <w:r w:rsidRPr="005B7122">
        <w:t>Rehfisch</w:t>
      </w:r>
      <w:proofErr w:type="spellEnd"/>
      <w:r w:rsidRPr="005B7122">
        <w:t xml:space="preserve">, </w:t>
      </w:r>
      <w:r w:rsidR="00783B17">
        <w:t xml:space="preserve">M. R., </w:t>
      </w:r>
      <w:r w:rsidRPr="005B7122">
        <w:t>Fox</w:t>
      </w:r>
      <w:r w:rsidR="00783B17">
        <w:t>, A. D.</w:t>
      </w:r>
      <w:r w:rsidRPr="005B7122">
        <w:t xml:space="preserve">, </w:t>
      </w:r>
      <w:proofErr w:type="spellStart"/>
      <w:r w:rsidRPr="005B7122">
        <w:t>Desholm</w:t>
      </w:r>
      <w:proofErr w:type="spellEnd"/>
      <w:r w:rsidRPr="005B7122">
        <w:t>,</w:t>
      </w:r>
      <w:r w:rsidR="00783B17">
        <w:t xml:space="preserve"> M.</w:t>
      </w:r>
      <w:proofErr w:type="gramStart"/>
      <w:r w:rsidR="00783B17">
        <w:t>,</w:t>
      </w:r>
      <w:r w:rsidRPr="005B7122">
        <w:t xml:space="preserve">  Anthony</w:t>
      </w:r>
      <w:proofErr w:type="gramEnd"/>
      <w:r w:rsidR="00783B17">
        <w:t>, S. J.,</w:t>
      </w:r>
      <w:r w:rsidRPr="005B7122">
        <w:t xml:space="preserve"> 2006. The effect of avoidance rates on bird mortality predictions made by wind</w:t>
      </w:r>
      <w:r w:rsidR="005B7122">
        <w:t xml:space="preserve"> turbine collision risk models.</w:t>
      </w:r>
      <w:r w:rsidRPr="005B7122">
        <w:t xml:space="preserve"> The International Journal of Avian Science</w:t>
      </w:r>
      <w:r w:rsidR="005B7122">
        <w:t xml:space="preserve"> </w:t>
      </w:r>
      <w:r w:rsidRPr="005B7122">
        <w:t>148</w:t>
      </w:r>
      <w:r w:rsidR="00DF27BC">
        <w:t>,</w:t>
      </w:r>
      <w:r w:rsidR="00DF27BC" w:rsidRPr="005B7122">
        <w:t xml:space="preserve"> 198</w:t>
      </w:r>
      <w:r w:rsidRPr="005B7122">
        <w:t>–202.</w:t>
      </w:r>
    </w:p>
    <w:p w:rsidR="00A521F0" w:rsidDel="00D74B4B" w:rsidRDefault="000D4FF0">
      <w:pPr>
        <w:tabs>
          <w:tab w:val="left" w:pos="3390"/>
        </w:tabs>
        <w:spacing w:line="480" w:lineRule="auto"/>
        <w:ind w:left="720" w:hanging="720"/>
        <w:jc w:val="both"/>
        <w:rPr>
          <w:del w:id="828" w:author="Lars Holmstrom" w:date="2010-01-17T13:54:00Z"/>
        </w:rPr>
        <w:pPrChange w:id="829" w:author="Lars Holmstrom" w:date="2010-01-17T10:52:00Z">
          <w:pPr>
            <w:tabs>
              <w:tab w:val="left" w:pos="3390"/>
            </w:tabs>
            <w:spacing w:line="480" w:lineRule="auto"/>
            <w:ind w:left="720" w:hanging="720"/>
          </w:pPr>
        </w:pPrChange>
      </w:pPr>
      <w:del w:id="830" w:author="Lars Holmstrom" w:date="2010-01-17T13:54:00Z">
        <w:r w:rsidRPr="005B7122" w:rsidDel="00D74B4B">
          <w:delText>Cooper, B. A.</w:delText>
        </w:r>
        <w:r w:rsidR="00783B17" w:rsidDel="00D74B4B">
          <w:delText>,</w:delText>
        </w:r>
        <w:r w:rsidRPr="005B7122" w:rsidDel="00D74B4B">
          <w:delText xml:space="preserve"> </w:delText>
        </w:r>
        <w:r w:rsidR="005B7122" w:rsidDel="00D74B4B">
          <w:delText>Day</w:delText>
        </w:r>
        <w:r w:rsidR="00783B17" w:rsidDel="00D74B4B">
          <w:delText>, R. H.,</w:delText>
        </w:r>
        <w:r w:rsidR="005B7122" w:rsidDel="00D74B4B">
          <w:delText xml:space="preserve"> 2004. </w:delText>
        </w:r>
        <w:r w:rsidRPr="005B7122" w:rsidDel="00D74B4B">
          <w:delText xml:space="preserve">Modeling annual seabird use and fatality at the proposed Kaheawa pastures wind energy facility, Maui </w:delText>
        </w:r>
        <w:r w:rsidR="00783B17" w:rsidDel="00D74B4B">
          <w:delText>I</w:delText>
        </w:r>
        <w:r w:rsidRPr="005B7122" w:rsidDel="00D74B4B">
          <w:delText>sland, Hawaii</w:delText>
        </w:r>
        <w:r w:rsidR="005B7122" w:rsidDel="00D74B4B">
          <w:delText>.</w:delText>
        </w:r>
        <w:r w:rsidRPr="005B7122" w:rsidDel="00D74B4B">
          <w:delText xml:space="preserve"> Kaheawa Windpower LLC, Tech. Rep.</w:delText>
        </w:r>
      </w:del>
    </w:p>
    <w:p w:rsidR="00A521F0" w:rsidRDefault="0060101E">
      <w:pPr>
        <w:spacing w:line="480" w:lineRule="auto"/>
        <w:ind w:left="720" w:hanging="705"/>
        <w:jc w:val="both"/>
        <w:pPrChange w:id="831" w:author="Lars Holmstrom" w:date="2010-01-17T10:52:00Z">
          <w:pPr>
            <w:spacing w:line="480" w:lineRule="auto"/>
            <w:ind w:left="720" w:hanging="705"/>
          </w:pPr>
        </w:pPrChange>
      </w:pPr>
      <w:proofErr w:type="spellStart"/>
      <w:proofErr w:type="gramStart"/>
      <w:r w:rsidRPr="005B7122">
        <w:t>Desholm</w:t>
      </w:r>
      <w:proofErr w:type="spellEnd"/>
      <w:r w:rsidRPr="005B7122">
        <w:t>, M.</w:t>
      </w:r>
      <w:r w:rsidR="00783B17">
        <w:t xml:space="preserve">, </w:t>
      </w:r>
      <w:proofErr w:type="spellStart"/>
      <w:r w:rsidRPr="005B7122">
        <w:t>Kahlert</w:t>
      </w:r>
      <w:proofErr w:type="spellEnd"/>
      <w:r w:rsidRPr="005B7122">
        <w:t>, J. 2005.</w:t>
      </w:r>
      <w:proofErr w:type="gramEnd"/>
      <w:r w:rsidRPr="005B7122">
        <w:t xml:space="preserve"> </w:t>
      </w:r>
      <w:proofErr w:type="gramStart"/>
      <w:r w:rsidRPr="005B7122">
        <w:t>Avian collision risk at an offshor</w:t>
      </w:r>
      <w:r>
        <w:t>e wind farm.</w:t>
      </w:r>
      <w:proofErr w:type="gramEnd"/>
      <w:r>
        <w:t xml:space="preserve"> Biology Letters 1</w:t>
      </w:r>
      <w:r w:rsidR="00783B17">
        <w:t xml:space="preserve">, </w:t>
      </w:r>
      <w:r w:rsidRPr="005B7122">
        <w:t>296–298.</w:t>
      </w:r>
    </w:p>
    <w:p w:rsidR="00A521F0" w:rsidRDefault="00F27A32">
      <w:pPr>
        <w:spacing w:line="480" w:lineRule="auto"/>
        <w:ind w:left="720" w:hanging="705"/>
        <w:jc w:val="both"/>
        <w:pPrChange w:id="832" w:author="Lars Holmstrom" w:date="2010-01-17T10:52:00Z">
          <w:pPr>
            <w:spacing w:line="480" w:lineRule="auto"/>
            <w:ind w:left="720" w:hanging="705"/>
          </w:pPr>
        </w:pPrChange>
      </w:pPr>
      <w:proofErr w:type="spellStart"/>
      <w:r>
        <w:t>Desholm</w:t>
      </w:r>
      <w:proofErr w:type="spellEnd"/>
      <w:r>
        <w:t xml:space="preserve">, M, Fox, A. D., Beasley, P. D. L, </w:t>
      </w:r>
      <w:proofErr w:type="spellStart"/>
      <w:r>
        <w:t>Kahlert</w:t>
      </w:r>
      <w:proofErr w:type="spellEnd"/>
      <w:r>
        <w:t>, J.</w:t>
      </w:r>
      <w:r w:rsidR="00FD54A4">
        <w:t>,</w:t>
      </w:r>
      <w:r w:rsidR="00E82A09">
        <w:t xml:space="preserve"> 2006.</w:t>
      </w:r>
      <w:r>
        <w:t xml:space="preserve"> Remote techniques for counting and estimating the number of bird-wind turbine collisions at sea: a review</w:t>
      </w:r>
      <w:r w:rsidR="00E82A09">
        <w:t>. Ibis 148</w:t>
      </w:r>
      <w:r w:rsidR="00FD54A4">
        <w:t xml:space="preserve">, </w:t>
      </w:r>
      <w:r w:rsidR="00E82A09">
        <w:t>76-89</w:t>
      </w:r>
      <w:r w:rsidR="00FD54A4">
        <w:t>.</w:t>
      </w:r>
    </w:p>
    <w:p w:rsidR="00A521F0" w:rsidDel="00D74B4B" w:rsidRDefault="00DE1199" w:rsidP="00D74B4B">
      <w:pPr>
        <w:spacing w:line="480" w:lineRule="auto"/>
        <w:ind w:left="720" w:hanging="705"/>
        <w:jc w:val="both"/>
        <w:rPr>
          <w:del w:id="833" w:author="Lars Holmstrom" w:date="2010-01-17T13:56:00Z"/>
        </w:rPr>
        <w:pPrChange w:id="834" w:author="Lars Holmstrom" w:date="2010-01-17T13:56:00Z">
          <w:pPr>
            <w:spacing w:line="480" w:lineRule="auto"/>
            <w:ind w:left="720" w:hanging="705"/>
          </w:pPr>
        </w:pPrChange>
      </w:pPr>
      <w:r>
        <w:t>Dunn, J.L.</w:t>
      </w:r>
      <w:r w:rsidR="00FD54A4">
        <w:t>,</w:t>
      </w:r>
      <w:r>
        <w:t xml:space="preserve"> </w:t>
      </w:r>
      <w:proofErr w:type="spellStart"/>
      <w:r>
        <w:t>Alderfer</w:t>
      </w:r>
      <w:proofErr w:type="spellEnd"/>
      <w:r w:rsidR="00FD54A4">
        <w:t>, J</w:t>
      </w:r>
      <w:r>
        <w:t>.</w:t>
      </w:r>
      <w:r w:rsidR="00FD54A4">
        <w:t>,</w:t>
      </w:r>
      <w:r>
        <w:t xml:space="preserve"> 2006. </w:t>
      </w:r>
      <w:proofErr w:type="gramStart"/>
      <w:r>
        <w:t>National Geographic Field Guide to the Birds of North America, Fifth Edition.</w:t>
      </w:r>
      <w:proofErr w:type="gramEnd"/>
      <w:r>
        <w:t xml:space="preserve"> </w:t>
      </w:r>
      <w:proofErr w:type="gramStart"/>
      <w:r>
        <w:t>National Geographic Society, Washington</w:t>
      </w:r>
      <w:r w:rsidR="00FD54A4">
        <w:t>, D.C., USA</w:t>
      </w:r>
      <w:r w:rsidR="007830CE">
        <w:t>, 504 pp</w:t>
      </w:r>
      <w:r>
        <w:t>.</w:t>
      </w:r>
      <w:proofErr w:type="gramEnd"/>
    </w:p>
    <w:p w:rsidR="00A521F0" w:rsidRDefault="0085150D" w:rsidP="00D74B4B">
      <w:pPr>
        <w:spacing w:line="480" w:lineRule="auto"/>
        <w:ind w:left="720" w:hanging="705"/>
        <w:jc w:val="both"/>
        <w:pPrChange w:id="835" w:author="Lars Holmstrom" w:date="2010-01-17T13:56:00Z">
          <w:pPr>
            <w:spacing w:line="480" w:lineRule="auto"/>
            <w:ind w:left="720" w:hanging="705"/>
          </w:pPr>
        </w:pPrChange>
      </w:pPr>
      <w:del w:id="836" w:author="Lars Holmstrom" w:date="2010-01-17T13:56:00Z">
        <w:r w:rsidRPr="0085150D" w:rsidDel="00D74B4B">
          <w:rPr>
            <w:lang w:val="fr-FR"/>
          </w:rPr>
          <w:delText xml:space="preserve">Huppop, O., J. Dierschke, </w:delText>
        </w:r>
        <w:r w:rsidRPr="0085150D" w:rsidDel="00D74B4B">
          <w:delText xml:space="preserve">Exo, </w:delText>
        </w:r>
        <w:r w:rsidR="0087222E" w:rsidDel="00D74B4B">
          <w:delText xml:space="preserve">K. M., </w:delText>
        </w:r>
        <w:r w:rsidRPr="0085150D" w:rsidDel="00D74B4B">
          <w:delText>Fredrich</w:delText>
        </w:r>
        <w:r w:rsidR="0087222E" w:rsidDel="00D74B4B">
          <w:delText>, E.</w:delText>
        </w:r>
        <w:r w:rsidRPr="0085150D" w:rsidDel="00D74B4B">
          <w:delText xml:space="preserve">, </w:delText>
        </w:r>
        <w:r w:rsidDel="00D74B4B">
          <w:delText>Hill</w:delText>
        </w:r>
        <w:r w:rsidR="0087222E" w:rsidDel="00D74B4B">
          <w:delText>, R.,</w:delText>
        </w:r>
        <w:r w:rsidDel="00D74B4B">
          <w:delText xml:space="preserve"> 2006. Bird migration studies and potential collision risk with offshore wind turbines. Ibis 148</w:delText>
        </w:r>
        <w:r w:rsidR="0087222E" w:rsidDel="00D74B4B">
          <w:delText xml:space="preserve">, </w:delText>
        </w:r>
        <w:r w:rsidDel="00D74B4B">
          <w:delText>90-109.</w:delText>
        </w:r>
      </w:del>
    </w:p>
    <w:p w:rsidR="00A521F0" w:rsidDel="007329D8" w:rsidRDefault="000D4FF0">
      <w:pPr>
        <w:tabs>
          <w:tab w:val="left" w:pos="3390"/>
        </w:tabs>
        <w:spacing w:line="480" w:lineRule="auto"/>
        <w:ind w:left="720" w:hanging="720"/>
        <w:jc w:val="both"/>
        <w:rPr>
          <w:del w:id="837" w:author="Lars Holmstrom" w:date="2010-01-17T13:58:00Z"/>
        </w:rPr>
        <w:pPrChange w:id="838" w:author="Lars Holmstrom" w:date="2010-01-17T10:52:00Z">
          <w:pPr>
            <w:tabs>
              <w:tab w:val="left" w:pos="3390"/>
            </w:tabs>
            <w:spacing w:line="480" w:lineRule="auto"/>
            <w:ind w:left="720" w:hanging="720"/>
          </w:pPr>
        </w:pPrChange>
      </w:pPr>
      <w:proofErr w:type="spellStart"/>
      <w:proofErr w:type="gramStart"/>
      <w:r w:rsidRPr="005B7122">
        <w:t>Kahlert</w:t>
      </w:r>
      <w:proofErr w:type="spellEnd"/>
      <w:r w:rsidRPr="005B7122">
        <w:t xml:space="preserve">, J., Petersen, </w:t>
      </w:r>
      <w:r w:rsidR="0087222E">
        <w:t xml:space="preserve">I. K., </w:t>
      </w:r>
      <w:r w:rsidRPr="005B7122">
        <w:t xml:space="preserve">Fox, </w:t>
      </w:r>
      <w:r w:rsidR="0087222E" w:rsidRPr="005B7122">
        <w:t>A. D.</w:t>
      </w:r>
      <w:r w:rsidR="0087222E">
        <w:t>,</w:t>
      </w:r>
      <w:r w:rsidR="0087222E" w:rsidRPr="005B7122">
        <w:t xml:space="preserve"> </w:t>
      </w:r>
      <w:proofErr w:type="spellStart"/>
      <w:r w:rsidRPr="005B7122">
        <w:t>Desholm</w:t>
      </w:r>
      <w:proofErr w:type="spellEnd"/>
      <w:r w:rsidRPr="005B7122">
        <w:t xml:space="preserve">, </w:t>
      </w:r>
      <w:r w:rsidR="0087222E">
        <w:t xml:space="preserve">M., </w:t>
      </w:r>
      <w:proofErr w:type="spellStart"/>
      <w:r w:rsidR="005B7122">
        <w:t>Clausager</w:t>
      </w:r>
      <w:proofErr w:type="spellEnd"/>
      <w:r w:rsidR="0087222E">
        <w:t>, I</w:t>
      </w:r>
      <w:r w:rsidR="005B7122">
        <w:t>.</w:t>
      </w:r>
      <w:r w:rsidR="0087222E">
        <w:t>,</w:t>
      </w:r>
      <w:r w:rsidR="005B7122">
        <w:t xml:space="preserve"> 2003.</w:t>
      </w:r>
      <w:proofErr w:type="gramEnd"/>
      <w:r w:rsidR="005B7122">
        <w:t xml:space="preserve"> </w:t>
      </w:r>
      <w:r w:rsidRPr="005B7122">
        <w:t xml:space="preserve">Investigations of birds during construction and operation of </w:t>
      </w:r>
      <w:proofErr w:type="spellStart"/>
      <w:r w:rsidRPr="005B7122">
        <w:t>Nyste</w:t>
      </w:r>
      <w:r w:rsidR="005B7122">
        <w:t>d</w:t>
      </w:r>
      <w:proofErr w:type="spellEnd"/>
      <w:r w:rsidR="005B7122">
        <w:t xml:space="preserve"> offshore wind farm at </w:t>
      </w:r>
      <w:proofErr w:type="spellStart"/>
      <w:r w:rsidR="005B7122">
        <w:t>Rodsand</w:t>
      </w:r>
      <w:proofErr w:type="spellEnd"/>
      <w:r w:rsidR="005B7122">
        <w:t>.</w:t>
      </w:r>
      <w:r w:rsidRPr="005B7122">
        <w:t xml:space="preserve"> National Environmental Research Institute, Ministry of the Environment, Tech. Rep.</w:t>
      </w:r>
      <w:r w:rsidR="00815C2F">
        <w:t xml:space="preserve"> Copenhagen, </w:t>
      </w:r>
      <w:r w:rsidR="00815C2F" w:rsidRPr="005B7122">
        <w:t>Denmark</w:t>
      </w:r>
      <w:r w:rsidR="00815C2F">
        <w:t>.</w:t>
      </w:r>
    </w:p>
    <w:p w:rsidR="00A521F0" w:rsidDel="00D74B4B" w:rsidRDefault="006C5E1C">
      <w:pPr>
        <w:tabs>
          <w:tab w:val="left" w:pos="3390"/>
        </w:tabs>
        <w:spacing w:line="480" w:lineRule="auto"/>
        <w:ind w:left="720" w:hanging="720"/>
        <w:jc w:val="both"/>
        <w:rPr>
          <w:del w:id="839" w:author="Lars Holmstrom" w:date="2010-01-17T13:57:00Z"/>
        </w:rPr>
        <w:pPrChange w:id="840" w:author="Lars Holmstrom" w:date="2010-01-17T10:52:00Z">
          <w:pPr>
            <w:tabs>
              <w:tab w:val="left" w:pos="3390"/>
            </w:tabs>
            <w:spacing w:line="480" w:lineRule="auto"/>
            <w:ind w:left="720" w:hanging="720"/>
          </w:pPr>
        </w:pPrChange>
      </w:pPr>
      <w:del w:id="841" w:author="Lars Holmstrom" w:date="2010-01-17T13:57:00Z">
        <w:r w:rsidRPr="005B7122" w:rsidDel="00D74B4B">
          <w:delText xml:space="preserve">Johnson, </w:delText>
        </w:r>
        <w:r w:rsidR="000D4FF0" w:rsidRPr="005B7122" w:rsidDel="00D74B4B">
          <w:delText xml:space="preserve">G. D., </w:delText>
        </w:r>
        <w:r w:rsidRPr="005B7122" w:rsidDel="00D74B4B">
          <w:delText xml:space="preserve">Erickson, </w:delText>
        </w:r>
        <w:r w:rsidR="00815C2F" w:rsidRPr="005B7122" w:rsidDel="00D74B4B">
          <w:delText>W. P.</w:delText>
        </w:r>
        <w:r w:rsidR="00815C2F" w:rsidDel="00D74B4B">
          <w:delText>,</w:delText>
        </w:r>
        <w:r w:rsidR="00815C2F" w:rsidRPr="005B7122" w:rsidDel="00D74B4B">
          <w:delText xml:space="preserve"> </w:delText>
        </w:r>
        <w:r w:rsidRPr="005B7122" w:rsidDel="00D74B4B">
          <w:delText xml:space="preserve">Strickland, </w:delText>
        </w:r>
        <w:r w:rsidR="00815C2F" w:rsidRPr="005B7122" w:rsidDel="00D74B4B">
          <w:delText>M. D.</w:delText>
        </w:r>
        <w:r w:rsidR="00815C2F" w:rsidDel="00D74B4B">
          <w:delText>,</w:delText>
        </w:r>
        <w:r w:rsidR="00815C2F" w:rsidRPr="005B7122" w:rsidDel="00D74B4B">
          <w:delText xml:space="preserve"> </w:delText>
        </w:r>
        <w:r w:rsidRPr="005B7122" w:rsidDel="00D74B4B">
          <w:delText xml:space="preserve">Shepherd, </w:delText>
        </w:r>
        <w:r w:rsidR="00815C2F" w:rsidRPr="005B7122" w:rsidDel="00D74B4B">
          <w:delText>M. F.</w:delText>
        </w:r>
        <w:r w:rsidR="00815C2F" w:rsidDel="00D74B4B">
          <w:delText>,</w:delText>
        </w:r>
        <w:r w:rsidR="00815C2F" w:rsidRPr="005B7122" w:rsidDel="00D74B4B">
          <w:delText xml:space="preserve"> </w:delText>
        </w:r>
        <w:r w:rsidRPr="005B7122" w:rsidDel="00D74B4B">
          <w:delText xml:space="preserve">Shepherd, </w:delText>
        </w:r>
        <w:r w:rsidR="00815C2F" w:rsidRPr="005B7122" w:rsidDel="00D74B4B">
          <w:delText xml:space="preserve">D. A. </w:delText>
        </w:r>
        <w:r w:rsidR="00815C2F" w:rsidDel="00D74B4B">
          <w:delText xml:space="preserve"> </w:delText>
        </w:r>
        <w:r w:rsidRPr="005B7122" w:rsidDel="00D74B4B">
          <w:delText>Sarappo</w:delText>
        </w:r>
        <w:r w:rsidR="00815C2F" w:rsidDel="00D74B4B">
          <w:delText xml:space="preserve">, </w:delText>
        </w:r>
        <w:r w:rsidR="00815C2F" w:rsidRPr="005B7122" w:rsidDel="00D74B4B">
          <w:delText>S. A.</w:delText>
        </w:r>
        <w:r w:rsidR="00815C2F" w:rsidDel="00D74B4B">
          <w:delText>,</w:delText>
        </w:r>
        <w:r w:rsidRPr="005B7122" w:rsidDel="00D74B4B">
          <w:delText xml:space="preserve"> 2002. Collision mortality of local and migrant birds at a large-scale wind-power development on Buffalo Ridge, Minnesota</w:delText>
        </w:r>
        <w:r w:rsidR="005B7122" w:rsidDel="00D74B4B">
          <w:delText>.</w:delText>
        </w:r>
        <w:r w:rsidRPr="005B7122" w:rsidDel="00D74B4B">
          <w:delText xml:space="preserve"> Wildlife Society Bulletin</w:delText>
        </w:r>
        <w:r w:rsidR="005B7122" w:rsidDel="00D74B4B">
          <w:delText xml:space="preserve"> </w:delText>
        </w:r>
        <w:r w:rsidRPr="005B7122" w:rsidDel="00D74B4B">
          <w:delText>30</w:delText>
        </w:r>
        <w:r w:rsidR="00A87FF6" w:rsidDel="00D74B4B">
          <w:delText xml:space="preserve">, </w:delText>
        </w:r>
        <w:r w:rsidRPr="005B7122" w:rsidDel="00D74B4B">
          <w:delText>879–887.</w:delText>
        </w:r>
      </w:del>
    </w:p>
    <w:p w:rsidR="00A521F0" w:rsidDel="00D74B4B" w:rsidRDefault="006C5E1C">
      <w:pPr>
        <w:tabs>
          <w:tab w:val="left" w:pos="3390"/>
        </w:tabs>
        <w:spacing w:line="480" w:lineRule="auto"/>
        <w:ind w:left="720" w:hanging="720"/>
        <w:jc w:val="both"/>
        <w:rPr>
          <w:del w:id="842" w:author="Lars Holmstrom" w:date="2010-01-17T13:57:00Z"/>
        </w:rPr>
        <w:pPrChange w:id="843" w:author="Lars Holmstrom" w:date="2010-01-17T10:52:00Z">
          <w:pPr>
            <w:tabs>
              <w:tab w:val="left" w:pos="3390"/>
            </w:tabs>
            <w:spacing w:line="480" w:lineRule="auto"/>
            <w:ind w:left="720" w:hanging="720"/>
          </w:pPr>
        </w:pPrChange>
      </w:pPr>
      <w:del w:id="844" w:author="Lars Holmstrom" w:date="2010-01-17T13:57:00Z">
        <w:r w:rsidRPr="005B7122" w:rsidDel="00D74B4B">
          <w:delText xml:space="preserve">Johnson, </w:delText>
        </w:r>
        <w:r w:rsidR="000D4FF0" w:rsidRPr="005B7122" w:rsidDel="00D74B4B">
          <w:delText xml:space="preserve">G. D., </w:delText>
        </w:r>
        <w:r w:rsidRPr="005B7122" w:rsidDel="00D74B4B">
          <w:delText xml:space="preserve">Perlik, </w:delText>
        </w:r>
        <w:r w:rsidR="00A87FF6" w:rsidRPr="005B7122" w:rsidDel="00D74B4B">
          <w:delText>M. K.</w:delText>
        </w:r>
        <w:r w:rsidR="00A87FF6" w:rsidDel="00D74B4B">
          <w:delText>,</w:delText>
        </w:r>
        <w:r w:rsidR="00A87FF6" w:rsidRPr="005B7122" w:rsidDel="00D74B4B">
          <w:delText xml:space="preserve"> </w:delText>
        </w:r>
        <w:r w:rsidRPr="005B7122" w:rsidDel="00D74B4B">
          <w:delText xml:space="preserve">Erickson, </w:delText>
        </w:r>
        <w:r w:rsidR="00A87FF6" w:rsidRPr="005B7122" w:rsidDel="00D74B4B">
          <w:delText>W. P.</w:delText>
        </w:r>
        <w:r w:rsidR="00A87FF6" w:rsidDel="00D74B4B">
          <w:delText>,</w:delText>
        </w:r>
        <w:r w:rsidR="00A87FF6" w:rsidRPr="005B7122" w:rsidDel="00D74B4B">
          <w:delText xml:space="preserve"> </w:delText>
        </w:r>
        <w:r w:rsidRPr="005B7122" w:rsidDel="00D74B4B">
          <w:delText>Strickland</w:delText>
        </w:r>
        <w:r w:rsidR="00A87FF6" w:rsidDel="00D74B4B">
          <w:delText xml:space="preserve">, </w:delText>
        </w:r>
        <w:r w:rsidR="00A87FF6" w:rsidRPr="005B7122" w:rsidDel="00D74B4B">
          <w:delText>M. D</w:delText>
        </w:r>
        <w:r w:rsidR="00A87FF6" w:rsidDel="00D74B4B">
          <w:delText xml:space="preserve">., </w:delText>
        </w:r>
        <w:r w:rsidRPr="005B7122" w:rsidDel="00D74B4B">
          <w:delText>2004. Bat activity, composition, and collision mortality at a large wind plant in Minnesota</w:delText>
        </w:r>
        <w:r w:rsidR="005B7122" w:rsidDel="00D74B4B">
          <w:delText>.</w:delText>
        </w:r>
        <w:r w:rsidRPr="005B7122" w:rsidDel="00D74B4B">
          <w:delText xml:space="preserve"> Wildlife Society Bulletin 32</w:delText>
        </w:r>
        <w:r w:rsidR="00A87FF6" w:rsidDel="00D74B4B">
          <w:delText xml:space="preserve">, </w:delText>
        </w:r>
        <w:r w:rsidRPr="005B7122" w:rsidDel="00D74B4B">
          <w:delText>1278–1288</w:delText>
        </w:r>
        <w:r w:rsidR="00A87FF6" w:rsidDel="00D74B4B">
          <w:delText>.</w:delText>
        </w:r>
      </w:del>
    </w:p>
    <w:p w:rsidR="00A521F0" w:rsidDel="00D74B4B" w:rsidRDefault="000D4FF0" w:rsidP="007329D8">
      <w:pPr>
        <w:tabs>
          <w:tab w:val="left" w:pos="3390"/>
        </w:tabs>
        <w:spacing w:line="480" w:lineRule="auto"/>
        <w:jc w:val="both"/>
        <w:rPr>
          <w:del w:id="845" w:author="Lars Holmstrom" w:date="2010-01-17T13:55:00Z"/>
        </w:rPr>
        <w:pPrChange w:id="846" w:author="Lars Holmstrom" w:date="2010-01-17T13:58:00Z">
          <w:pPr>
            <w:tabs>
              <w:tab w:val="left" w:pos="3390"/>
            </w:tabs>
            <w:spacing w:line="480" w:lineRule="auto"/>
            <w:ind w:left="720" w:hanging="720"/>
          </w:pPr>
        </w:pPrChange>
      </w:pPr>
      <w:del w:id="847" w:author="Lars Holmstrom" w:date="2010-01-17T13:58:00Z">
        <w:r w:rsidRPr="005B7122" w:rsidDel="007329D8">
          <w:delText>Madders, M.</w:delText>
        </w:r>
        <w:r w:rsidR="00A87FF6" w:rsidDel="007329D8">
          <w:delText>,</w:delText>
        </w:r>
        <w:r w:rsidRPr="005B7122" w:rsidDel="007329D8">
          <w:delText> </w:delText>
        </w:r>
        <w:r w:rsidR="005B7122" w:rsidDel="007329D8">
          <w:delText>D. P.</w:delText>
        </w:r>
        <w:r w:rsidR="00A87FF6" w:rsidDel="007329D8">
          <w:delText>,</w:delText>
        </w:r>
        <w:r w:rsidR="005B7122" w:rsidDel="007329D8">
          <w:delText xml:space="preserve"> Whitfield</w:delText>
        </w:r>
        <w:r w:rsidR="00A87FF6" w:rsidDel="007329D8">
          <w:delText xml:space="preserve">, </w:delText>
        </w:r>
        <w:r w:rsidR="00A87FF6" w:rsidRPr="005B7122" w:rsidDel="007329D8">
          <w:delText>M. D.</w:delText>
        </w:r>
        <w:r w:rsidR="00A87FF6" w:rsidDel="007329D8">
          <w:delText>,</w:delText>
        </w:r>
        <w:r w:rsidR="005B7122" w:rsidDel="007329D8">
          <w:delText xml:space="preserve"> 2006. </w:delText>
        </w:r>
        <w:r w:rsidRPr="005B7122" w:rsidDel="007329D8">
          <w:delText>Upland raptors and the a</w:delText>
        </w:r>
        <w:r w:rsidR="005B7122" w:rsidDel="007329D8">
          <w:delText>ssessment of wind farm impacts.</w:delText>
        </w:r>
        <w:r w:rsidRPr="005B7122" w:rsidDel="007329D8">
          <w:delText xml:space="preserve"> The International Journal of Avian Science</w:delText>
        </w:r>
        <w:r w:rsidR="005B7122" w:rsidDel="007329D8">
          <w:delText xml:space="preserve"> </w:delText>
        </w:r>
        <w:r w:rsidRPr="005B7122" w:rsidDel="007329D8">
          <w:delText>148</w:delText>
        </w:r>
        <w:r w:rsidR="00A87FF6" w:rsidDel="007329D8">
          <w:delText xml:space="preserve">, </w:delText>
        </w:r>
        <w:r w:rsidRPr="005B7122" w:rsidDel="007329D8">
          <w:delText>43–56.</w:delText>
        </w:r>
      </w:del>
    </w:p>
    <w:p w:rsidR="00A521F0" w:rsidRDefault="000D4FF0" w:rsidP="007329D8">
      <w:pPr>
        <w:tabs>
          <w:tab w:val="left" w:pos="3390"/>
        </w:tabs>
        <w:spacing w:line="480" w:lineRule="auto"/>
        <w:ind w:left="720" w:hanging="720"/>
        <w:jc w:val="both"/>
        <w:pPrChange w:id="848" w:author="Lars Holmstrom" w:date="2010-01-17T13:58:00Z">
          <w:pPr>
            <w:spacing w:line="480" w:lineRule="auto"/>
            <w:ind w:left="720" w:hanging="720"/>
          </w:pPr>
        </w:pPrChange>
      </w:pPr>
      <w:del w:id="849" w:author="Lars Holmstrom" w:date="2010-01-17T13:55:00Z">
        <w:r w:rsidRPr="005B7122" w:rsidDel="00D74B4B">
          <w:delText xml:space="preserve">Podolsky, R. 2005. Peer Review and Avian Risk of Collision model, Kaheawa Pastures wind farm, Maui, HI. Technical report, </w:delText>
        </w:r>
        <w:smartTag w:uri="urn:schemas-microsoft-com:office:smarttags" w:element="stockticker">
          <w:r w:rsidRPr="005B7122" w:rsidDel="00D74B4B">
            <w:delText>UPC</w:delText>
          </w:r>
        </w:smartTag>
        <w:r w:rsidRPr="005B7122" w:rsidDel="00D74B4B">
          <w:delText xml:space="preserve"> Wind Management, LLC.</w:delText>
        </w:r>
      </w:del>
    </w:p>
    <w:p w:rsidR="00A521F0" w:rsidRDefault="008F03D3">
      <w:pPr>
        <w:spacing w:line="480" w:lineRule="auto"/>
        <w:ind w:left="720" w:hanging="720"/>
        <w:jc w:val="both"/>
        <w:pPrChange w:id="850" w:author="Lars Holmstrom" w:date="2010-01-17T10:52:00Z">
          <w:pPr>
            <w:spacing w:line="480" w:lineRule="auto"/>
            <w:ind w:left="720" w:hanging="720"/>
          </w:pPr>
        </w:pPrChange>
      </w:pPr>
      <w:r>
        <w:t>Shire, G.G., Brown</w:t>
      </w:r>
      <w:r w:rsidR="00271CEE">
        <w:t xml:space="preserve">, </w:t>
      </w:r>
      <w:r w:rsidR="006C23A6">
        <w:t xml:space="preserve">K., </w:t>
      </w:r>
      <w:proofErr w:type="spellStart"/>
      <w:r w:rsidR="00271CEE">
        <w:t>Winegrad</w:t>
      </w:r>
      <w:proofErr w:type="spellEnd"/>
      <w:r w:rsidR="006C23A6">
        <w:t>, K.,</w:t>
      </w:r>
      <w:r w:rsidR="00271CEE">
        <w:t xml:space="preserve"> 2000. Communication towers: a deadly hazard to birds. </w:t>
      </w:r>
      <w:proofErr w:type="gramStart"/>
      <w:r w:rsidR="00271CEE">
        <w:t>American Bird Conservancy, Washington, DC</w:t>
      </w:r>
      <w:r w:rsidR="006C23A6">
        <w:t>, USA</w:t>
      </w:r>
      <w:r w:rsidR="00271CEE">
        <w:t>.</w:t>
      </w:r>
      <w:proofErr w:type="gramEnd"/>
    </w:p>
    <w:p w:rsidR="00A521F0" w:rsidDel="007329D8" w:rsidRDefault="00FD5F0F">
      <w:pPr>
        <w:tabs>
          <w:tab w:val="left" w:pos="3390"/>
        </w:tabs>
        <w:spacing w:line="480" w:lineRule="auto"/>
        <w:ind w:left="720" w:hanging="720"/>
        <w:jc w:val="both"/>
        <w:rPr>
          <w:del w:id="851" w:author="Lars Holmstrom" w:date="2010-01-17T13:58:00Z"/>
        </w:rPr>
        <w:pPrChange w:id="852" w:author="Lars Holmstrom" w:date="2010-01-17T10:52:00Z">
          <w:pPr>
            <w:tabs>
              <w:tab w:val="left" w:pos="3390"/>
            </w:tabs>
            <w:spacing w:line="480" w:lineRule="auto"/>
            <w:ind w:left="720" w:hanging="720"/>
          </w:pPr>
        </w:pPrChange>
      </w:pPr>
      <w:del w:id="853" w:author="Lars Holmstrom" w:date="2010-01-17T13:58:00Z">
        <w:r w:rsidDel="007329D8">
          <w:delText>Smith, J. P., Neal</w:delText>
        </w:r>
        <w:r w:rsidR="006C23A6" w:rsidDel="007329D8">
          <w:delText>, M. C.,</w:delText>
        </w:r>
        <w:r w:rsidDel="007329D8">
          <w:delText xml:space="preserve"> 2008. Fall 2007 raptor migration studies at Chelan Ridge, Washington. HawkWatch International, Inc., Salt Lake City, Utah</w:delText>
        </w:r>
        <w:r w:rsidR="006C23A6" w:rsidDel="007329D8">
          <w:delText>, USA,</w:delText>
        </w:r>
        <w:r w:rsidDel="007329D8">
          <w:delText xml:space="preserve"> 34 pp.</w:delText>
        </w:r>
      </w:del>
    </w:p>
    <w:p w:rsidR="00A521F0" w:rsidRDefault="00DF27BC">
      <w:pPr>
        <w:tabs>
          <w:tab w:val="left" w:pos="3390"/>
        </w:tabs>
        <w:spacing w:line="480" w:lineRule="auto"/>
        <w:ind w:left="720" w:hanging="720"/>
        <w:jc w:val="both"/>
        <w:pPrChange w:id="854" w:author="Lars Holmstrom" w:date="2010-01-17T10:52:00Z">
          <w:pPr>
            <w:tabs>
              <w:tab w:val="left" w:pos="3390"/>
            </w:tabs>
            <w:spacing w:line="480" w:lineRule="auto"/>
            <w:ind w:left="720" w:hanging="720"/>
          </w:pPr>
        </w:pPrChange>
      </w:pPr>
      <w:proofErr w:type="spellStart"/>
      <w:r w:rsidRPr="005B7122">
        <w:t>Thelander</w:t>
      </w:r>
      <w:proofErr w:type="spellEnd"/>
      <w:r w:rsidRPr="005B7122">
        <w:t>, C.,</w:t>
      </w:r>
      <w:r w:rsidRPr="005B7122" w:rsidDel="006C23A6">
        <w:t xml:space="preserve"> </w:t>
      </w:r>
      <w:proofErr w:type="spellStart"/>
      <w:r w:rsidRPr="005B7122">
        <w:t>Smalwood</w:t>
      </w:r>
      <w:proofErr w:type="spellEnd"/>
      <w:r w:rsidRPr="005B7122">
        <w:t>, K.</w:t>
      </w:r>
      <w:r>
        <w:t>,</w:t>
      </w:r>
      <w:r w:rsidRPr="005B7122">
        <w:t> </w:t>
      </w:r>
      <w:proofErr w:type="spellStart"/>
      <w:r w:rsidRPr="005B7122">
        <w:t>Rugge</w:t>
      </w:r>
      <w:proofErr w:type="spellEnd"/>
      <w:r>
        <w:t>, L.,</w:t>
      </w:r>
      <w:r w:rsidRPr="005B7122">
        <w:t xml:space="preserve"> 2003. </w:t>
      </w:r>
      <w:proofErr w:type="gramStart"/>
      <w:r w:rsidR="006C5E1C" w:rsidRPr="005B7122">
        <w:t>Bird risk behaviors and fatalities at the Altamont Pass Wind Resource Area</w:t>
      </w:r>
      <w:r w:rsidR="005B7122">
        <w:t>.</w:t>
      </w:r>
      <w:proofErr w:type="gramEnd"/>
      <w:r w:rsidR="006C5E1C" w:rsidRPr="005B7122">
        <w:t xml:space="preserve"> National Renewable Energy Laboratory, Tech. Rep.</w:t>
      </w:r>
    </w:p>
    <w:p w:rsidR="00A521F0" w:rsidRDefault="006C5E1C">
      <w:pPr>
        <w:tabs>
          <w:tab w:val="left" w:pos="3390"/>
        </w:tabs>
        <w:spacing w:line="480" w:lineRule="auto"/>
        <w:ind w:left="720" w:hanging="720"/>
        <w:jc w:val="both"/>
        <w:pPrChange w:id="855" w:author="Lars Holmstrom" w:date="2010-01-17T10:52:00Z">
          <w:pPr>
            <w:tabs>
              <w:tab w:val="left" w:pos="3390"/>
            </w:tabs>
            <w:spacing w:line="480" w:lineRule="auto"/>
            <w:ind w:left="720" w:hanging="720"/>
          </w:pPr>
        </w:pPrChange>
      </w:pPr>
      <w:r w:rsidRPr="005B7122">
        <w:t>Tucker</w:t>
      </w:r>
      <w:r w:rsidR="000D4FF0" w:rsidRPr="005B7122">
        <w:t xml:space="preserve">, V. A. </w:t>
      </w:r>
      <w:r w:rsidRPr="005B7122">
        <w:t>1996</w:t>
      </w:r>
      <w:r w:rsidR="000A5B12">
        <w:t>a</w:t>
      </w:r>
      <w:r w:rsidRPr="005B7122">
        <w:t xml:space="preserve">. </w:t>
      </w:r>
      <w:proofErr w:type="gramStart"/>
      <w:r w:rsidRPr="005B7122">
        <w:t>A mathematical model of bird collisions with wind turbine rotors</w:t>
      </w:r>
      <w:r w:rsidR="005B7122">
        <w:t>.</w:t>
      </w:r>
      <w:proofErr w:type="gramEnd"/>
      <w:r w:rsidRPr="005B7122">
        <w:t xml:space="preserve"> </w:t>
      </w:r>
      <w:proofErr w:type="gramStart"/>
      <w:r w:rsidRPr="005B7122">
        <w:t>ASME Journal of Solar Energy Engineering</w:t>
      </w:r>
      <w:r w:rsidR="005B7122">
        <w:t>.</w:t>
      </w:r>
      <w:proofErr w:type="gramEnd"/>
      <w:r w:rsidRPr="005B7122">
        <w:t xml:space="preserve"> 118</w:t>
      </w:r>
      <w:r w:rsidR="006C23A6">
        <w:t xml:space="preserve">, </w:t>
      </w:r>
      <w:r w:rsidRPr="005B7122">
        <w:t>253–262.</w:t>
      </w:r>
    </w:p>
    <w:p w:rsidR="00A521F0" w:rsidRDefault="000A5B12">
      <w:pPr>
        <w:tabs>
          <w:tab w:val="left" w:pos="3390"/>
        </w:tabs>
        <w:spacing w:line="480" w:lineRule="auto"/>
        <w:ind w:left="720" w:hanging="720"/>
        <w:jc w:val="both"/>
        <w:pPrChange w:id="856" w:author="Lars Holmstrom" w:date="2010-01-17T10:52:00Z">
          <w:pPr>
            <w:tabs>
              <w:tab w:val="left" w:pos="3390"/>
            </w:tabs>
            <w:spacing w:line="480" w:lineRule="auto"/>
            <w:ind w:left="720" w:hanging="720"/>
          </w:pPr>
        </w:pPrChange>
      </w:pPr>
      <w:r w:rsidRPr="005B7122">
        <w:t>Tucker, V. A. 1996</w:t>
      </w:r>
      <w:r>
        <w:t>b</w:t>
      </w:r>
      <w:r w:rsidRPr="005B7122">
        <w:t xml:space="preserve">. </w:t>
      </w:r>
      <w:proofErr w:type="gramStart"/>
      <w:r>
        <w:t xml:space="preserve">Using a </w:t>
      </w:r>
      <w:r w:rsidR="006C23A6">
        <w:t>c</w:t>
      </w:r>
      <w:r>
        <w:t xml:space="preserve">ollision </w:t>
      </w:r>
      <w:r w:rsidR="006C23A6">
        <w:t>m</w:t>
      </w:r>
      <w:r>
        <w:t xml:space="preserve">odel to </w:t>
      </w:r>
      <w:r w:rsidR="006C23A6">
        <w:t>d</w:t>
      </w:r>
      <w:r>
        <w:t xml:space="preserve">esign </w:t>
      </w:r>
      <w:r w:rsidR="006C23A6">
        <w:t>s</w:t>
      </w:r>
      <w:r>
        <w:t xml:space="preserve">afer </w:t>
      </w:r>
      <w:r w:rsidR="006C23A6">
        <w:t>w</w:t>
      </w:r>
      <w:r>
        <w:t xml:space="preserve">ind </w:t>
      </w:r>
      <w:r w:rsidR="006C23A6">
        <w:t>t</w:t>
      </w:r>
      <w:r>
        <w:t xml:space="preserve">urbine </w:t>
      </w:r>
      <w:r w:rsidR="006C23A6">
        <w:t>r</w:t>
      </w:r>
      <w:r>
        <w:t xml:space="preserve">otors for </w:t>
      </w:r>
      <w:r w:rsidR="006C23A6">
        <w:t>b</w:t>
      </w:r>
      <w:r>
        <w:t>irds.</w:t>
      </w:r>
      <w:proofErr w:type="gramEnd"/>
      <w:r w:rsidRPr="005B7122">
        <w:t xml:space="preserve"> </w:t>
      </w:r>
      <w:proofErr w:type="gramStart"/>
      <w:r w:rsidRPr="005B7122">
        <w:t>ASME Journal of Solar Energy Engineering</w:t>
      </w:r>
      <w:r>
        <w:t>.</w:t>
      </w:r>
      <w:proofErr w:type="gramEnd"/>
      <w:r w:rsidRPr="005B7122">
        <w:t xml:space="preserve"> 118</w:t>
      </w:r>
      <w:r w:rsidR="006C23A6">
        <w:t xml:space="preserve">, </w:t>
      </w:r>
      <w:r w:rsidRPr="005B7122">
        <w:t>2</w:t>
      </w:r>
      <w:r>
        <w:t>6</w:t>
      </w:r>
      <w:r w:rsidRPr="005B7122">
        <w:t>3–2</w:t>
      </w:r>
      <w:r>
        <w:t>70</w:t>
      </w:r>
      <w:r w:rsidRPr="005B7122">
        <w:t xml:space="preserve">. </w:t>
      </w:r>
    </w:p>
    <w:p w:rsidR="00A521F0" w:rsidRDefault="000D4FF0">
      <w:pPr>
        <w:tabs>
          <w:tab w:val="left" w:pos="3390"/>
        </w:tabs>
        <w:spacing w:line="480" w:lineRule="auto"/>
        <w:ind w:left="720" w:hanging="720"/>
        <w:jc w:val="both"/>
        <w:pPrChange w:id="857" w:author="Lars Holmstrom" w:date="2010-01-17T10:52:00Z">
          <w:pPr>
            <w:tabs>
              <w:tab w:val="left" w:pos="3390"/>
            </w:tabs>
            <w:spacing w:line="480" w:lineRule="auto"/>
            <w:ind w:left="720" w:hanging="720"/>
          </w:pPr>
        </w:pPrChange>
      </w:pPr>
      <w:r w:rsidRPr="005B7122">
        <w:t>Williams, T. C.</w:t>
      </w:r>
      <w:r w:rsidR="005B7122" w:rsidRPr="005B7122">
        <w:t>, Williams</w:t>
      </w:r>
      <w:r w:rsidR="00AB427C">
        <w:t>,</w:t>
      </w:r>
      <w:r w:rsidR="00AB427C" w:rsidRPr="00AB427C">
        <w:t xml:space="preserve"> </w:t>
      </w:r>
      <w:r w:rsidR="006C23A6" w:rsidRPr="005B7122">
        <w:t>J. M.</w:t>
      </w:r>
      <w:r w:rsidR="006C23A6">
        <w:t xml:space="preserve">, </w:t>
      </w:r>
      <w:r w:rsidR="005B7122" w:rsidRPr="005B7122">
        <w:t>Williams</w:t>
      </w:r>
      <w:r w:rsidR="00AB427C">
        <w:t>,</w:t>
      </w:r>
      <w:r w:rsidR="00AB427C" w:rsidRPr="005B7122">
        <w:t xml:space="preserve"> </w:t>
      </w:r>
      <w:r w:rsidR="006C23A6" w:rsidRPr="005B7122">
        <w:t>P. G</w:t>
      </w:r>
      <w:r w:rsidR="006C23A6">
        <w:t xml:space="preserve">., </w:t>
      </w:r>
      <w:proofErr w:type="spellStart"/>
      <w:r w:rsidR="005B7122" w:rsidRPr="005B7122">
        <w:t>Stokstad</w:t>
      </w:r>
      <w:proofErr w:type="spellEnd"/>
      <w:r w:rsidR="006C23A6">
        <w:t>, P</w:t>
      </w:r>
      <w:r w:rsidR="0080213B">
        <w:t>.</w:t>
      </w:r>
      <w:r w:rsidR="006C23A6">
        <w:t>,</w:t>
      </w:r>
      <w:r w:rsidR="005B7122" w:rsidRPr="005B7122">
        <w:t xml:space="preserve"> 2001. </w:t>
      </w:r>
      <w:r w:rsidR="005B7122">
        <w:t>Bird migration through a mountain pass studied with high resolution radar, ceilometers, and census. The Auk 118</w:t>
      </w:r>
      <w:r w:rsidR="006C23A6">
        <w:t xml:space="preserve">, </w:t>
      </w:r>
      <w:r w:rsidR="005B7122">
        <w:t xml:space="preserve">389-403. </w:t>
      </w:r>
    </w:p>
    <w:p w:rsidR="00007CC6" w:rsidRDefault="006C5E1C">
      <w:pPr>
        <w:tabs>
          <w:tab w:val="left" w:pos="3390"/>
        </w:tabs>
        <w:spacing w:line="480" w:lineRule="auto"/>
        <w:ind w:left="720" w:hanging="720"/>
        <w:rPr>
          <w:del w:id="858" w:author="Lars Holmstrom" w:date="2010-01-17T10:52:00Z"/>
        </w:rPr>
      </w:pPr>
      <w:r w:rsidRPr="005B7122">
        <w:t>Wilson</w:t>
      </w:r>
      <w:r w:rsidR="000D4FF0" w:rsidRPr="005B7122">
        <w:t>, R. E.</w:t>
      </w:r>
      <w:r w:rsidRPr="005B7122">
        <w:t xml:space="preserve"> 1994. </w:t>
      </w:r>
      <w:proofErr w:type="gramStart"/>
      <w:r w:rsidRPr="005B7122">
        <w:t>Aerodynamic Behavior of Wind Turbines.</w:t>
      </w:r>
      <w:proofErr w:type="gramEnd"/>
      <w:r w:rsidRPr="005B7122">
        <w:t xml:space="preserve"> ASME Press, </w:t>
      </w:r>
      <w:smartTag w:uri="urn:schemas-microsoft-com:office:smarttags" w:element="place">
        <w:smartTag w:uri="urn:schemas-microsoft-com:office:smarttags" w:element="City">
          <w:r w:rsidR="007B46F9">
            <w:t>New York</w:t>
          </w:r>
        </w:smartTag>
        <w:r w:rsidR="007B46F9">
          <w:t xml:space="preserve">, </w:t>
        </w:r>
        <w:smartTag w:uri="urn:schemas-microsoft-com:office:smarttags" w:element="State">
          <w:r w:rsidR="007B46F9">
            <w:t>NY</w:t>
          </w:r>
        </w:smartTag>
        <w:r w:rsidR="007B46F9">
          <w:t xml:space="preserve">, </w:t>
        </w:r>
        <w:smartTag w:uri="urn:schemas-microsoft-com:office:smarttags" w:element="country-region">
          <w:r w:rsidR="007B46F9">
            <w:t>USA</w:t>
          </w:r>
        </w:smartTag>
      </w:smartTag>
      <w:r w:rsidR="007B46F9">
        <w:t xml:space="preserve">, </w:t>
      </w:r>
      <w:r w:rsidRPr="005B7122">
        <w:t>pp. 215–282.</w:t>
      </w:r>
      <w:ins w:id="859" w:author="Lars Holmstrom" w:date="2010-01-17T10:52:00Z">
        <w:r w:rsidR="00D963DF" w:rsidRPr="005B7122" w:rsidDel="00D963DF">
          <w:t xml:space="preserve"> </w:t>
        </w:r>
      </w:ins>
    </w:p>
    <w:bookmarkEnd w:id="827"/>
    <w:p w:rsidR="00A521F0" w:rsidRDefault="00A521F0">
      <w:pPr>
        <w:pageBreakBefore/>
        <w:tabs>
          <w:tab w:val="left" w:pos="3390"/>
        </w:tabs>
        <w:spacing w:line="480" w:lineRule="auto"/>
        <w:ind w:left="720" w:hanging="720"/>
        <w:rPr>
          <w:del w:id="860" w:author="Lars Holmstrom" w:date="2010-01-17T10:52:00Z"/>
        </w:rPr>
        <w:pPrChange w:id="861" w:author="Lars Holmstrom" w:date="2010-01-17T10:53:00Z">
          <w:pPr>
            <w:pageBreakBefore/>
            <w:spacing w:line="480" w:lineRule="auto"/>
          </w:pPr>
        </w:pPrChange>
      </w:pPr>
    </w:p>
    <w:tbl>
      <w:tblPr>
        <w:tblW w:w="0" w:type="auto"/>
        <w:tblLayout w:type="fixed"/>
        <w:tblCellMar>
          <w:left w:w="0" w:type="dxa"/>
          <w:right w:w="0" w:type="dxa"/>
        </w:tblCellMar>
        <w:tblLook w:val="0000"/>
      </w:tblPr>
      <w:tblGrid>
        <w:gridCol w:w="1080"/>
        <w:gridCol w:w="3060"/>
      </w:tblGrid>
      <w:tr w:rsidR="006C5E1C" w:rsidDel="008423F7">
        <w:trPr>
          <w:del w:id="862" w:author="Lars Holmstrom" w:date="2010-01-17T01:02:00Z"/>
        </w:trPr>
        <w:tc>
          <w:tcPr>
            <w:tcW w:w="4140" w:type="dxa"/>
            <w:gridSpan w:val="2"/>
            <w:tcBorders>
              <w:bottom w:val="single" w:sz="8" w:space="0" w:color="000000"/>
            </w:tcBorders>
          </w:tcPr>
          <w:p w:rsidR="00A521F0" w:rsidRDefault="00A521F0">
            <w:pPr>
              <w:tabs>
                <w:tab w:val="left" w:pos="3390"/>
              </w:tabs>
              <w:spacing w:line="480" w:lineRule="auto"/>
              <w:ind w:left="720" w:hanging="720"/>
              <w:rPr>
                <w:ins w:id="863" w:author="Lars Holmstrom" w:date="2010-01-17T10:53:00Z"/>
                <w:bCs/>
              </w:rPr>
              <w:pPrChange w:id="864" w:author="Lars Holmstrom" w:date="2010-01-17T10:53:00Z">
                <w:pPr>
                  <w:spacing w:before="120" w:after="120" w:line="480" w:lineRule="auto"/>
                </w:pPr>
              </w:pPrChange>
            </w:pPr>
          </w:p>
          <w:p w:rsidR="00A521F0" w:rsidRDefault="00A521F0">
            <w:pPr>
              <w:tabs>
                <w:tab w:val="left" w:pos="3390"/>
              </w:tabs>
              <w:spacing w:line="480" w:lineRule="auto"/>
              <w:ind w:left="720" w:hanging="720"/>
              <w:jc w:val="both"/>
              <w:rPr>
                <w:ins w:id="865" w:author="Lars Holmstrom" w:date="2010-01-17T10:53:00Z"/>
                <w:bCs/>
              </w:rPr>
              <w:pPrChange w:id="866" w:author="Lars Holmstrom" w:date="2010-01-17T10:52:00Z">
                <w:pPr>
                  <w:spacing w:before="120" w:after="120" w:line="480" w:lineRule="auto"/>
                </w:pPr>
              </w:pPrChange>
            </w:pPr>
          </w:p>
          <w:p w:rsidR="00A521F0" w:rsidRDefault="006C5E1C">
            <w:pPr>
              <w:tabs>
                <w:tab w:val="left" w:pos="3390"/>
              </w:tabs>
              <w:snapToGrid w:val="0"/>
              <w:spacing w:line="480" w:lineRule="auto"/>
              <w:ind w:left="720" w:hanging="720"/>
              <w:jc w:val="both"/>
              <w:rPr>
                <w:del w:id="867" w:author="Lars Holmstrom" w:date="2010-01-17T01:02:00Z"/>
                <w:bCs/>
              </w:rPr>
              <w:pPrChange w:id="868" w:author="Lars Holmstrom" w:date="2010-01-17T10:52:00Z">
                <w:pPr>
                  <w:snapToGrid w:val="0"/>
                  <w:spacing w:line="480" w:lineRule="auto"/>
                </w:pPr>
              </w:pPrChange>
            </w:pPr>
            <w:del w:id="869" w:author="Lars Holmstrom" w:date="2010-01-17T01:02:00Z">
              <w:r w:rsidDel="008423F7">
                <w:rPr>
                  <w:bCs/>
                </w:rPr>
                <w:delText xml:space="preserve">Table 1. </w:delText>
              </w:r>
              <w:r w:rsidR="00DA53F3" w:rsidDel="008423F7">
                <w:rPr>
                  <w:bCs/>
                </w:rPr>
                <w:delText>Variable</w:delText>
              </w:r>
              <w:r w:rsidDel="008423F7">
                <w:rPr>
                  <w:bCs/>
                </w:rPr>
                <w:delText xml:space="preserve"> Definitions</w:delText>
              </w:r>
            </w:del>
          </w:p>
        </w:tc>
      </w:tr>
      <w:tr w:rsidR="006C5E1C" w:rsidDel="008423F7">
        <w:trPr>
          <w:del w:id="870" w:author="Lars Holmstrom" w:date="2010-01-17T01:02:00Z"/>
        </w:trPr>
        <w:tc>
          <w:tcPr>
            <w:tcW w:w="1080" w:type="dxa"/>
            <w:tcBorders>
              <w:top w:val="single" w:sz="8" w:space="0" w:color="000000"/>
              <w:bottom w:val="single" w:sz="4" w:space="0" w:color="000000"/>
            </w:tcBorders>
          </w:tcPr>
          <w:p w:rsidR="00A521F0" w:rsidRDefault="006C5E1C">
            <w:pPr>
              <w:tabs>
                <w:tab w:val="left" w:pos="3390"/>
              </w:tabs>
              <w:snapToGrid w:val="0"/>
              <w:spacing w:line="480" w:lineRule="auto"/>
              <w:ind w:left="720" w:hanging="720"/>
              <w:jc w:val="both"/>
              <w:rPr>
                <w:del w:id="871" w:author="Lars Holmstrom" w:date="2010-01-17T01:02:00Z"/>
              </w:rPr>
              <w:pPrChange w:id="872" w:author="Lars Holmstrom" w:date="2010-01-17T10:52:00Z">
                <w:pPr>
                  <w:snapToGrid w:val="0"/>
                  <w:spacing w:line="480" w:lineRule="auto"/>
                </w:pPr>
              </w:pPrChange>
            </w:pPr>
            <w:del w:id="873" w:author="Lars Holmstrom" w:date="2010-01-17T01:02:00Z">
              <w:r w:rsidDel="008423F7">
                <w:rPr>
                  <w:bCs/>
                </w:rPr>
                <w:delText>Parameter</w:delText>
              </w:r>
              <w:r w:rsidDel="008423F7">
                <w:delText xml:space="preserve"> </w:delText>
              </w:r>
            </w:del>
          </w:p>
        </w:tc>
        <w:tc>
          <w:tcPr>
            <w:tcW w:w="3060" w:type="dxa"/>
            <w:tcBorders>
              <w:top w:val="single" w:sz="8" w:space="0" w:color="000000"/>
              <w:bottom w:val="single" w:sz="4" w:space="0" w:color="000000"/>
            </w:tcBorders>
          </w:tcPr>
          <w:p w:rsidR="00A521F0" w:rsidRDefault="006C5E1C">
            <w:pPr>
              <w:tabs>
                <w:tab w:val="left" w:pos="3390"/>
              </w:tabs>
              <w:snapToGrid w:val="0"/>
              <w:spacing w:line="480" w:lineRule="auto"/>
              <w:ind w:left="720" w:hanging="720"/>
              <w:jc w:val="both"/>
              <w:rPr>
                <w:del w:id="874" w:author="Lars Holmstrom" w:date="2010-01-17T01:02:00Z"/>
              </w:rPr>
              <w:pPrChange w:id="875" w:author="Lars Holmstrom" w:date="2010-01-17T10:52:00Z">
                <w:pPr>
                  <w:snapToGrid w:val="0"/>
                  <w:spacing w:line="480" w:lineRule="auto"/>
                </w:pPr>
              </w:pPrChange>
            </w:pPr>
            <w:del w:id="876" w:author="Lars Holmstrom" w:date="2010-01-17T01:02:00Z">
              <w:r w:rsidDel="008423F7">
                <w:delText>Description</w:delText>
              </w:r>
            </w:del>
          </w:p>
        </w:tc>
      </w:tr>
      <w:tr w:rsidR="006C5E1C" w:rsidDel="008423F7">
        <w:trPr>
          <w:del w:id="877" w:author="Lars Holmstrom" w:date="2010-01-17T01:02:00Z"/>
        </w:trPr>
        <w:tc>
          <w:tcPr>
            <w:tcW w:w="1080" w:type="dxa"/>
            <w:tcBorders>
              <w:top w:val="single" w:sz="4" w:space="0" w:color="000000"/>
            </w:tcBorders>
          </w:tcPr>
          <w:p w:rsidR="00A521F0" w:rsidRDefault="006C5E1C">
            <w:pPr>
              <w:tabs>
                <w:tab w:val="left" w:pos="3390"/>
              </w:tabs>
              <w:snapToGrid w:val="0"/>
              <w:spacing w:line="480" w:lineRule="auto"/>
              <w:ind w:left="720" w:hanging="720"/>
              <w:jc w:val="both"/>
              <w:rPr>
                <w:del w:id="878" w:author="Lars Holmstrom" w:date="2010-01-17T01:02:00Z"/>
              </w:rPr>
              <w:pPrChange w:id="879" w:author="Lars Holmstrom" w:date="2010-01-17T10:52:00Z">
                <w:pPr>
                  <w:snapToGrid w:val="0"/>
                  <w:spacing w:line="480" w:lineRule="auto"/>
                </w:pPr>
              </w:pPrChange>
            </w:pPr>
            <w:del w:id="880" w:author="Lars Holmstrom" w:date="2010-01-17T01:02:00Z">
              <w:r w:rsidRPr="00067CED" w:rsidDel="008423F7">
                <w:rPr>
                  <w:position w:val="1"/>
                </w:rPr>
                <w:object w:dxaOrig="240" w:dyaOrig="220">
                  <v:shape id="_x0000_i1279" type="#_x0000_t75" style="width:12pt;height:11.25pt" o:ole="" filled="t">
                    <v:fill color2="black"/>
                    <v:imagedata r:id="rId16" o:title=""/>
                  </v:shape>
                  <o:OLEObject Type="Embed" ProgID="Equation.DSMT4" ShapeID="_x0000_i1279" DrawAspect="Content" ObjectID="_1325250696" r:id="rId500"/>
                </w:object>
              </w:r>
              <w:r w:rsidDel="008423F7">
                <w:delText xml:space="preserve"> </w:delText>
              </w:r>
            </w:del>
          </w:p>
        </w:tc>
        <w:tc>
          <w:tcPr>
            <w:tcW w:w="3060" w:type="dxa"/>
            <w:tcBorders>
              <w:top w:val="single" w:sz="4" w:space="0" w:color="000000"/>
            </w:tcBorders>
          </w:tcPr>
          <w:p w:rsidR="00A521F0" w:rsidRDefault="006C5E1C">
            <w:pPr>
              <w:tabs>
                <w:tab w:val="left" w:pos="3390"/>
              </w:tabs>
              <w:snapToGrid w:val="0"/>
              <w:spacing w:line="480" w:lineRule="auto"/>
              <w:ind w:left="720" w:hanging="720"/>
              <w:jc w:val="both"/>
              <w:rPr>
                <w:del w:id="881" w:author="Lars Holmstrom" w:date="2010-01-17T01:02:00Z"/>
              </w:rPr>
              <w:pPrChange w:id="882" w:author="Lars Holmstrom" w:date="2010-01-17T10:52:00Z">
                <w:pPr>
                  <w:snapToGrid w:val="0"/>
                  <w:spacing w:line="480" w:lineRule="auto"/>
                </w:pPr>
              </w:pPrChange>
            </w:pPr>
            <w:del w:id="883" w:author="Lars Holmstrom" w:date="2010-01-17T01:02:00Z">
              <w:r w:rsidDel="008423F7">
                <w:delText xml:space="preserve">Wing </w:delText>
              </w:r>
              <w:r w:rsidR="00F92BDB" w:rsidDel="008423F7">
                <w:delText>s</w:delText>
              </w:r>
              <w:r w:rsidDel="008423F7">
                <w:delText xml:space="preserve">pan (m) </w:delText>
              </w:r>
            </w:del>
          </w:p>
        </w:tc>
      </w:tr>
      <w:tr w:rsidR="006C5E1C" w:rsidDel="008423F7">
        <w:trPr>
          <w:del w:id="884" w:author="Lars Holmstrom" w:date="2010-01-17T01:02:00Z"/>
        </w:trPr>
        <w:tc>
          <w:tcPr>
            <w:tcW w:w="1080" w:type="dxa"/>
          </w:tcPr>
          <w:p w:rsidR="00A521F0" w:rsidRDefault="006C5E1C">
            <w:pPr>
              <w:tabs>
                <w:tab w:val="left" w:pos="3390"/>
              </w:tabs>
              <w:snapToGrid w:val="0"/>
              <w:spacing w:line="480" w:lineRule="auto"/>
              <w:ind w:left="720" w:hanging="720"/>
              <w:jc w:val="both"/>
              <w:rPr>
                <w:del w:id="885" w:author="Lars Holmstrom" w:date="2010-01-17T01:02:00Z"/>
              </w:rPr>
              <w:pPrChange w:id="886" w:author="Lars Holmstrom" w:date="2010-01-17T10:52:00Z">
                <w:pPr>
                  <w:snapToGrid w:val="0"/>
                  <w:spacing w:line="480" w:lineRule="auto"/>
                </w:pPr>
              </w:pPrChange>
            </w:pPr>
            <w:del w:id="887" w:author="Lars Holmstrom" w:date="2010-01-17T01:02:00Z">
              <w:r w:rsidRPr="00067CED" w:rsidDel="008423F7">
                <w:rPr>
                  <w:position w:val="-1"/>
                </w:rPr>
                <w:object w:dxaOrig="139" w:dyaOrig="279">
                  <v:shape id="_x0000_i1280" type="#_x0000_t75" style="width:6.75pt;height:14.25pt" o:ole="" filled="t">
                    <v:fill color2="black"/>
                    <v:imagedata r:id="rId18" o:title=""/>
                  </v:shape>
                  <o:OLEObject Type="Embed" ProgID="Equation.DSMT4" ShapeID="_x0000_i1280" DrawAspect="Content" ObjectID="_1325250697" r:id="rId501"/>
                </w:object>
              </w:r>
              <w:r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888" w:author="Lars Holmstrom" w:date="2010-01-17T01:02:00Z"/>
              </w:rPr>
              <w:pPrChange w:id="889" w:author="Lars Holmstrom" w:date="2010-01-17T10:52:00Z">
                <w:pPr>
                  <w:snapToGrid w:val="0"/>
                  <w:spacing w:line="480" w:lineRule="auto"/>
                </w:pPr>
              </w:pPrChange>
            </w:pPr>
            <w:del w:id="890" w:author="Lars Holmstrom" w:date="2010-01-17T01:02:00Z">
              <w:r w:rsidDel="008423F7">
                <w:delText xml:space="preserve">Length of </w:delText>
              </w:r>
              <w:r w:rsidR="00F92BDB" w:rsidDel="008423F7">
                <w:delText>n</w:delText>
              </w:r>
              <w:r w:rsidDel="008423F7">
                <w:delText xml:space="preserve">ird (m) </w:delText>
              </w:r>
            </w:del>
          </w:p>
        </w:tc>
      </w:tr>
      <w:tr w:rsidR="00B7658A" w:rsidDel="008423F7">
        <w:trPr>
          <w:del w:id="891" w:author="Lars Holmstrom" w:date="2010-01-17T01:02:00Z"/>
        </w:trPr>
        <w:tc>
          <w:tcPr>
            <w:tcW w:w="1080" w:type="dxa"/>
          </w:tcPr>
          <w:p w:rsidR="00A521F0" w:rsidRDefault="00B7658A">
            <w:pPr>
              <w:tabs>
                <w:tab w:val="left" w:pos="3390"/>
              </w:tabs>
              <w:snapToGrid w:val="0"/>
              <w:spacing w:line="480" w:lineRule="auto"/>
              <w:ind w:left="720" w:hanging="720"/>
              <w:jc w:val="both"/>
              <w:rPr>
                <w:del w:id="892" w:author="Lars Holmstrom" w:date="2010-01-17T01:02:00Z"/>
              </w:rPr>
              <w:pPrChange w:id="893" w:author="Lars Holmstrom" w:date="2010-01-17T10:52:00Z">
                <w:pPr>
                  <w:snapToGrid w:val="0"/>
                  <w:spacing w:line="480" w:lineRule="auto"/>
                </w:pPr>
              </w:pPrChange>
            </w:pPr>
            <w:del w:id="894" w:author="Lars Holmstrom" w:date="2010-01-17T01:02:00Z">
              <w:r w:rsidRPr="008B7E0B" w:rsidDel="008423F7">
                <w:rPr>
                  <w:position w:val="-12"/>
                </w:rPr>
                <w:object w:dxaOrig="300" w:dyaOrig="360">
                  <v:shape id="_x0000_i1281" type="#_x0000_t75" style="width:15pt;height:18pt" o:ole="" filled="t">
                    <v:fill color2="black"/>
                    <v:imagedata r:id="rId20" o:title=""/>
                  </v:shape>
                  <o:OLEObject Type="Embed" ProgID="Equation.DSMT4" ShapeID="_x0000_i1281" DrawAspect="Content" ObjectID="_1325250698" r:id="rId502"/>
                </w:object>
              </w:r>
            </w:del>
          </w:p>
        </w:tc>
        <w:tc>
          <w:tcPr>
            <w:tcW w:w="3060" w:type="dxa"/>
          </w:tcPr>
          <w:p w:rsidR="00A521F0" w:rsidRDefault="00B7658A">
            <w:pPr>
              <w:tabs>
                <w:tab w:val="left" w:pos="3390"/>
              </w:tabs>
              <w:snapToGrid w:val="0"/>
              <w:spacing w:line="480" w:lineRule="auto"/>
              <w:ind w:left="720" w:hanging="720"/>
              <w:jc w:val="both"/>
              <w:rPr>
                <w:del w:id="895" w:author="Lars Holmstrom" w:date="2010-01-17T01:02:00Z"/>
              </w:rPr>
              <w:pPrChange w:id="896" w:author="Lars Holmstrom" w:date="2010-01-17T10:52:00Z">
                <w:pPr>
                  <w:snapToGrid w:val="0"/>
                  <w:spacing w:line="480" w:lineRule="auto"/>
                </w:pPr>
              </w:pPrChange>
            </w:pPr>
            <w:del w:id="897" w:author="Lars Holmstrom" w:date="2010-01-17T01:02:00Z">
              <w:r w:rsidDel="008423F7">
                <w:delText>Bird’s groundspeed (m/s)</w:delText>
              </w:r>
            </w:del>
          </w:p>
        </w:tc>
      </w:tr>
      <w:tr w:rsidR="00956D81" w:rsidDel="008423F7">
        <w:trPr>
          <w:del w:id="898" w:author="Lars Holmstrom" w:date="2010-01-17T01:02:00Z"/>
        </w:trPr>
        <w:tc>
          <w:tcPr>
            <w:tcW w:w="1080" w:type="dxa"/>
          </w:tcPr>
          <w:p w:rsidR="00A521F0" w:rsidRDefault="00B7658A">
            <w:pPr>
              <w:tabs>
                <w:tab w:val="left" w:pos="3390"/>
              </w:tabs>
              <w:snapToGrid w:val="0"/>
              <w:spacing w:line="480" w:lineRule="auto"/>
              <w:ind w:left="720" w:hanging="720"/>
              <w:jc w:val="both"/>
              <w:rPr>
                <w:del w:id="899" w:author="Lars Holmstrom" w:date="2010-01-17T01:02:00Z"/>
              </w:rPr>
              <w:pPrChange w:id="900" w:author="Lars Holmstrom" w:date="2010-01-17T10:52:00Z">
                <w:pPr>
                  <w:snapToGrid w:val="0"/>
                  <w:spacing w:line="480" w:lineRule="auto"/>
                </w:pPr>
              </w:pPrChange>
            </w:pPr>
            <w:del w:id="901" w:author="Lars Holmstrom" w:date="2010-01-17T01:02:00Z">
              <w:r w:rsidRPr="008B7E0B" w:rsidDel="008423F7">
                <w:rPr>
                  <w:position w:val="-12"/>
                </w:rPr>
                <w:object w:dxaOrig="420" w:dyaOrig="360">
                  <v:shape id="_x0000_i1282" type="#_x0000_t75" style="width:21pt;height:18pt" o:ole="" filled="t">
                    <v:fill color2="black"/>
                    <v:imagedata r:id="rId22" o:title=""/>
                  </v:shape>
                  <o:OLEObject Type="Embed" ProgID="Equation.DSMT4" ShapeID="_x0000_i1282" DrawAspect="Content" ObjectID="_1325250699" r:id="rId503"/>
                </w:object>
              </w:r>
            </w:del>
          </w:p>
        </w:tc>
        <w:tc>
          <w:tcPr>
            <w:tcW w:w="3060" w:type="dxa"/>
          </w:tcPr>
          <w:p w:rsidR="00A521F0" w:rsidRDefault="00956D81">
            <w:pPr>
              <w:tabs>
                <w:tab w:val="left" w:pos="3390"/>
              </w:tabs>
              <w:snapToGrid w:val="0"/>
              <w:spacing w:line="480" w:lineRule="auto"/>
              <w:ind w:left="720" w:hanging="720"/>
              <w:jc w:val="both"/>
              <w:rPr>
                <w:del w:id="902" w:author="Lars Holmstrom" w:date="2010-01-17T01:02:00Z"/>
              </w:rPr>
              <w:pPrChange w:id="903" w:author="Lars Holmstrom" w:date="2010-01-17T10:52:00Z">
                <w:pPr>
                  <w:snapToGrid w:val="0"/>
                  <w:spacing w:line="480" w:lineRule="auto"/>
                </w:pPr>
              </w:pPrChange>
            </w:pPr>
            <w:del w:id="904" w:author="Lars Holmstrom" w:date="2010-01-17T01:02:00Z">
              <w:r w:rsidDel="008423F7">
                <w:delText xml:space="preserve">Bird’s </w:delText>
              </w:r>
              <w:r w:rsidR="00F92BDB" w:rsidDel="008423F7">
                <w:delText>g</w:delText>
              </w:r>
              <w:r w:rsidDel="008423F7">
                <w:delText>round</w:delText>
              </w:r>
              <w:r w:rsidR="00F92BDB" w:rsidDel="008423F7">
                <w:delText>s</w:delText>
              </w:r>
              <w:r w:rsidDel="008423F7">
                <w:delText>peed</w:delText>
              </w:r>
              <w:r w:rsidR="00B7658A" w:rsidDel="008423F7">
                <w:delText>, after accounting for the axial induction factor</w:delText>
              </w:r>
              <w:r w:rsidDel="008423F7">
                <w:delText xml:space="preserve"> (m/s)</w:delText>
              </w:r>
            </w:del>
          </w:p>
        </w:tc>
      </w:tr>
      <w:tr w:rsidR="006C5E1C" w:rsidDel="008423F7">
        <w:trPr>
          <w:del w:id="905" w:author="Lars Holmstrom" w:date="2010-01-17T01:02:00Z"/>
        </w:trPr>
        <w:tc>
          <w:tcPr>
            <w:tcW w:w="1080" w:type="dxa"/>
          </w:tcPr>
          <w:p w:rsidR="00A521F0" w:rsidRDefault="008B7E0B">
            <w:pPr>
              <w:tabs>
                <w:tab w:val="left" w:pos="3390"/>
              </w:tabs>
              <w:snapToGrid w:val="0"/>
              <w:spacing w:line="480" w:lineRule="auto"/>
              <w:ind w:left="720" w:hanging="720"/>
              <w:jc w:val="both"/>
              <w:rPr>
                <w:del w:id="906" w:author="Lars Holmstrom" w:date="2010-01-17T01:02:00Z"/>
              </w:rPr>
              <w:pPrChange w:id="907" w:author="Lars Holmstrom" w:date="2010-01-17T10:52:00Z">
                <w:pPr>
                  <w:snapToGrid w:val="0"/>
                  <w:spacing w:line="480" w:lineRule="auto"/>
                </w:pPr>
              </w:pPrChange>
            </w:pPr>
            <w:del w:id="908" w:author="Lars Holmstrom" w:date="2010-01-17T01:02:00Z">
              <w:r w:rsidRPr="008B7E0B" w:rsidDel="008423F7">
                <w:rPr>
                  <w:position w:val="-12"/>
                </w:rPr>
                <w:object w:dxaOrig="279" w:dyaOrig="360">
                  <v:shape id="_x0000_i1283" type="#_x0000_t75" style="width:14.25pt;height:18pt" o:ole="" filled="t">
                    <v:fill color2="black"/>
                    <v:imagedata r:id="rId24" o:title=""/>
                  </v:shape>
                  <o:OLEObject Type="Embed" ProgID="Equation.DSMT4" ShapeID="_x0000_i1283" DrawAspect="Content" ObjectID="_1325250700" r:id="rId504"/>
                </w:object>
              </w:r>
              <w:r w:rsidR="006C5E1C"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09" w:author="Lars Holmstrom" w:date="2010-01-17T01:02:00Z"/>
              </w:rPr>
              <w:pPrChange w:id="910" w:author="Lars Holmstrom" w:date="2010-01-17T10:52:00Z">
                <w:pPr>
                  <w:snapToGrid w:val="0"/>
                  <w:spacing w:line="480" w:lineRule="auto"/>
                </w:pPr>
              </w:pPrChange>
            </w:pPr>
            <w:del w:id="911" w:author="Lars Holmstrom" w:date="2010-01-17T01:02:00Z">
              <w:r w:rsidDel="008423F7">
                <w:delText xml:space="preserve">Bird’s Air Speed (m/s) </w:delText>
              </w:r>
            </w:del>
          </w:p>
        </w:tc>
      </w:tr>
      <w:tr w:rsidR="00AB1C04" w:rsidDel="008423F7">
        <w:trPr>
          <w:del w:id="912" w:author="Lars Holmstrom" w:date="2010-01-17T01:02:00Z"/>
        </w:trPr>
        <w:tc>
          <w:tcPr>
            <w:tcW w:w="1080" w:type="dxa"/>
          </w:tcPr>
          <w:p w:rsidR="00A521F0" w:rsidRDefault="00AB1C04">
            <w:pPr>
              <w:tabs>
                <w:tab w:val="left" w:pos="3390"/>
              </w:tabs>
              <w:snapToGrid w:val="0"/>
              <w:spacing w:line="480" w:lineRule="auto"/>
              <w:ind w:left="720" w:hanging="720"/>
              <w:jc w:val="both"/>
              <w:rPr>
                <w:del w:id="913" w:author="Lars Holmstrom" w:date="2010-01-17T01:02:00Z"/>
              </w:rPr>
              <w:pPrChange w:id="914" w:author="Lars Holmstrom" w:date="2010-01-17T10:52:00Z">
                <w:pPr>
                  <w:snapToGrid w:val="0"/>
                  <w:spacing w:line="480" w:lineRule="auto"/>
                </w:pPr>
              </w:pPrChange>
            </w:pPr>
            <w:del w:id="915" w:author="Lars Holmstrom" w:date="2010-01-17T01:02:00Z">
              <w:r w:rsidRPr="00067CED" w:rsidDel="008423F7">
                <w:rPr>
                  <w:position w:val="-4"/>
                </w:rPr>
                <w:object w:dxaOrig="200" w:dyaOrig="320">
                  <v:shape id="_x0000_i1284" type="#_x0000_t75" style="width:9.75pt;height:15.75pt" o:ole="" filled="t">
                    <v:fill color2="black"/>
                    <v:imagedata r:id="rId26" o:title=""/>
                  </v:shape>
                  <o:OLEObject Type="Embed" ProgID="Equation.DSMT4" ShapeID="_x0000_i1284" DrawAspect="Content" ObjectID="_1325250701" r:id="rId505"/>
                </w:object>
              </w:r>
            </w:del>
          </w:p>
        </w:tc>
        <w:tc>
          <w:tcPr>
            <w:tcW w:w="3060" w:type="dxa"/>
          </w:tcPr>
          <w:p w:rsidR="00A521F0" w:rsidRDefault="00AB1C04">
            <w:pPr>
              <w:tabs>
                <w:tab w:val="left" w:pos="3390"/>
              </w:tabs>
              <w:snapToGrid w:val="0"/>
              <w:spacing w:line="480" w:lineRule="auto"/>
              <w:ind w:left="720" w:hanging="720"/>
              <w:jc w:val="both"/>
              <w:rPr>
                <w:del w:id="916" w:author="Lars Holmstrom" w:date="2010-01-17T01:02:00Z"/>
              </w:rPr>
              <w:pPrChange w:id="917" w:author="Lars Holmstrom" w:date="2010-01-17T10:52:00Z">
                <w:pPr>
                  <w:snapToGrid w:val="0"/>
                  <w:spacing w:line="480" w:lineRule="auto"/>
                </w:pPr>
              </w:pPrChange>
            </w:pPr>
            <w:del w:id="918" w:author="Lars Holmstrom" w:date="2010-01-17T01:02:00Z">
              <w:r w:rsidDel="008423F7">
                <w:delText xml:space="preserve">Angle of </w:delText>
              </w:r>
              <w:r w:rsidR="00F92BDB" w:rsidDel="008423F7">
                <w:delText>a</w:delText>
              </w:r>
              <w:r w:rsidDel="008423F7">
                <w:delText>pproach (radians)</w:delText>
              </w:r>
            </w:del>
          </w:p>
        </w:tc>
      </w:tr>
      <w:tr w:rsidR="006C5E1C" w:rsidDel="008423F7">
        <w:trPr>
          <w:del w:id="919" w:author="Lars Holmstrom" w:date="2010-01-17T01:02:00Z"/>
        </w:trPr>
        <w:tc>
          <w:tcPr>
            <w:tcW w:w="1080" w:type="dxa"/>
          </w:tcPr>
          <w:p w:rsidR="00A521F0" w:rsidRDefault="00AB1C04">
            <w:pPr>
              <w:tabs>
                <w:tab w:val="left" w:pos="3390"/>
              </w:tabs>
              <w:snapToGrid w:val="0"/>
              <w:spacing w:line="480" w:lineRule="auto"/>
              <w:ind w:left="720" w:hanging="720"/>
              <w:jc w:val="both"/>
              <w:rPr>
                <w:del w:id="920" w:author="Lars Holmstrom" w:date="2010-01-17T01:02:00Z"/>
              </w:rPr>
              <w:pPrChange w:id="921" w:author="Lars Holmstrom" w:date="2010-01-17T10:52:00Z">
                <w:pPr>
                  <w:snapToGrid w:val="0"/>
                  <w:spacing w:line="480" w:lineRule="auto"/>
                </w:pPr>
              </w:pPrChange>
            </w:pPr>
            <w:del w:id="922" w:author="Lars Holmstrom" w:date="2010-01-17T01:02:00Z">
              <w:r w:rsidRPr="00AB1C04" w:rsidDel="008423F7">
                <w:rPr>
                  <w:position w:val="-6"/>
                </w:rPr>
                <w:object w:dxaOrig="200" w:dyaOrig="279">
                  <v:shape id="_x0000_i1285" type="#_x0000_t75" style="width:9.75pt;height:14.25pt" o:ole="" filled="t">
                    <v:fill color2="black"/>
                    <v:imagedata r:id="rId28" o:title=""/>
                  </v:shape>
                  <o:OLEObject Type="Embed" ProgID="Equation.DSMT4" ShapeID="_x0000_i1285" DrawAspect="Content" ObjectID="_1325250702" r:id="rId506"/>
                </w:object>
              </w:r>
              <w:r w:rsidR="006C5E1C"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23" w:author="Lars Holmstrom" w:date="2010-01-17T01:02:00Z"/>
              </w:rPr>
              <w:pPrChange w:id="924" w:author="Lars Holmstrom" w:date="2010-01-17T10:52:00Z">
                <w:pPr>
                  <w:snapToGrid w:val="0"/>
                  <w:spacing w:line="480" w:lineRule="auto"/>
                </w:pPr>
              </w:pPrChange>
            </w:pPr>
            <w:del w:id="925" w:author="Lars Holmstrom" w:date="2010-01-17T01:02:00Z">
              <w:r w:rsidDel="008423F7">
                <w:delText xml:space="preserve">Angle of </w:delText>
              </w:r>
              <w:r w:rsidR="00F92BDB" w:rsidDel="008423F7">
                <w:delText>o</w:delText>
              </w:r>
              <w:r w:rsidR="00AB1C04" w:rsidDel="008423F7">
                <w:delText>rientation</w:delText>
              </w:r>
              <w:r w:rsidR="0078647F" w:rsidDel="008423F7">
                <w:delText xml:space="preserve"> </w:delText>
              </w:r>
              <w:r w:rsidDel="008423F7">
                <w:delText>(</w:delText>
              </w:r>
              <w:r w:rsidR="0078647F" w:rsidDel="008423F7">
                <w:delText>radians</w:delText>
              </w:r>
              <w:r w:rsidDel="008423F7">
                <w:delText xml:space="preserve">) </w:delText>
              </w:r>
            </w:del>
          </w:p>
        </w:tc>
      </w:tr>
      <w:tr w:rsidR="006C5E1C" w:rsidDel="008423F7">
        <w:trPr>
          <w:del w:id="926" w:author="Lars Holmstrom" w:date="2010-01-17T01:02:00Z"/>
        </w:trPr>
        <w:tc>
          <w:tcPr>
            <w:tcW w:w="1080" w:type="dxa"/>
          </w:tcPr>
          <w:p w:rsidR="00A521F0" w:rsidRDefault="006C5E1C">
            <w:pPr>
              <w:tabs>
                <w:tab w:val="left" w:pos="3390"/>
              </w:tabs>
              <w:snapToGrid w:val="0"/>
              <w:spacing w:line="480" w:lineRule="auto"/>
              <w:ind w:left="720" w:hanging="720"/>
              <w:jc w:val="both"/>
              <w:rPr>
                <w:del w:id="927" w:author="Lars Holmstrom" w:date="2010-01-17T01:02:00Z"/>
              </w:rPr>
              <w:pPrChange w:id="928" w:author="Lars Holmstrom" w:date="2010-01-17T10:52:00Z">
                <w:pPr>
                  <w:snapToGrid w:val="0"/>
                  <w:spacing w:line="480" w:lineRule="auto"/>
                </w:pPr>
              </w:pPrChange>
            </w:pPr>
            <w:del w:id="929" w:author="Lars Holmstrom" w:date="2010-01-17T01:02:00Z">
              <w:r w:rsidRPr="00067CED" w:rsidDel="008423F7">
                <w:rPr>
                  <w:position w:val="-1"/>
                </w:rPr>
                <w:object w:dxaOrig="279" w:dyaOrig="279">
                  <v:shape id="_x0000_i1286" type="#_x0000_t75" style="width:14.25pt;height:14.25pt" o:ole="" filled="t">
                    <v:fill color2="black"/>
                    <v:imagedata r:id="rId30" o:title=""/>
                  </v:shape>
                  <o:OLEObject Type="Embed" ProgID="Equation.DSMT4" ShapeID="_x0000_i1286" DrawAspect="Content" ObjectID="_1325250703" r:id="rId507"/>
                </w:object>
              </w:r>
              <w:r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30" w:author="Lars Holmstrom" w:date="2010-01-17T01:02:00Z"/>
              </w:rPr>
              <w:pPrChange w:id="931" w:author="Lars Holmstrom" w:date="2010-01-17T10:52:00Z">
                <w:pPr>
                  <w:snapToGrid w:val="0"/>
                  <w:spacing w:line="480" w:lineRule="auto"/>
                </w:pPr>
              </w:pPrChange>
            </w:pPr>
            <w:del w:id="932" w:author="Lars Holmstrom" w:date="2010-01-17T01:02:00Z">
              <w:r w:rsidDel="008423F7">
                <w:delText xml:space="preserve">Number of </w:delText>
              </w:r>
              <w:r w:rsidR="00F92BDB" w:rsidDel="008423F7">
                <w:delText>r</w:delText>
              </w:r>
              <w:r w:rsidDel="008423F7">
                <w:delText xml:space="preserve">otors in </w:delText>
              </w:r>
              <w:r w:rsidR="00F92BDB" w:rsidDel="008423F7">
                <w:delText>t</w:delText>
              </w:r>
              <w:r w:rsidDel="008423F7">
                <w:delText>urbine</w:delText>
              </w:r>
            </w:del>
          </w:p>
        </w:tc>
      </w:tr>
      <w:tr w:rsidR="006C5E1C" w:rsidDel="008423F7">
        <w:trPr>
          <w:del w:id="933" w:author="Lars Holmstrom" w:date="2010-01-17T01:02:00Z"/>
        </w:trPr>
        <w:tc>
          <w:tcPr>
            <w:tcW w:w="1080" w:type="dxa"/>
          </w:tcPr>
          <w:p w:rsidR="00A521F0" w:rsidRDefault="006C5E1C">
            <w:pPr>
              <w:tabs>
                <w:tab w:val="left" w:pos="3390"/>
              </w:tabs>
              <w:snapToGrid w:val="0"/>
              <w:spacing w:line="480" w:lineRule="auto"/>
              <w:ind w:left="720" w:hanging="720"/>
              <w:jc w:val="both"/>
              <w:rPr>
                <w:del w:id="934" w:author="Lars Holmstrom" w:date="2010-01-17T01:02:00Z"/>
              </w:rPr>
              <w:pPrChange w:id="935" w:author="Lars Holmstrom" w:date="2010-01-17T10:52:00Z">
                <w:pPr>
                  <w:snapToGrid w:val="0"/>
                  <w:spacing w:line="480" w:lineRule="auto"/>
                </w:pPr>
              </w:pPrChange>
            </w:pPr>
            <w:del w:id="936" w:author="Lars Holmstrom" w:date="2010-01-17T01:02:00Z">
              <w:r w:rsidRPr="00067CED" w:rsidDel="008423F7">
                <w:rPr>
                  <w:position w:val="-1"/>
                </w:rPr>
                <w:object w:dxaOrig="240" w:dyaOrig="260">
                  <v:shape id="_x0000_i1287" type="#_x0000_t75" style="width:12pt;height:12.75pt" o:ole="" filled="t">
                    <v:fill color2="black"/>
                    <v:imagedata r:id="rId32" o:title=""/>
                  </v:shape>
                  <o:OLEObject Type="Embed" ProgID="Equation.DSMT4" ShapeID="_x0000_i1287" DrawAspect="Content" ObjectID="_1325250704" r:id="rId508"/>
                </w:object>
              </w:r>
              <w:r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37" w:author="Lars Holmstrom" w:date="2010-01-17T01:02:00Z"/>
              </w:rPr>
              <w:pPrChange w:id="938" w:author="Lars Holmstrom" w:date="2010-01-17T10:52:00Z">
                <w:pPr>
                  <w:snapToGrid w:val="0"/>
                  <w:spacing w:line="480" w:lineRule="auto"/>
                </w:pPr>
              </w:pPrChange>
            </w:pPr>
            <w:del w:id="939" w:author="Lars Holmstrom" w:date="2010-01-17T01:02:00Z">
              <w:r w:rsidDel="008423F7">
                <w:delText xml:space="preserve">Radius of Turbine (m) </w:delText>
              </w:r>
            </w:del>
          </w:p>
        </w:tc>
      </w:tr>
      <w:tr w:rsidR="006C5E1C" w:rsidDel="008423F7">
        <w:trPr>
          <w:del w:id="940" w:author="Lars Holmstrom" w:date="2010-01-17T01:02:00Z"/>
        </w:trPr>
        <w:tc>
          <w:tcPr>
            <w:tcW w:w="1080" w:type="dxa"/>
          </w:tcPr>
          <w:p w:rsidR="00A521F0" w:rsidRDefault="008B7E0B">
            <w:pPr>
              <w:tabs>
                <w:tab w:val="left" w:pos="3390"/>
              </w:tabs>
              <w:snapToGrid w:val="0"/>
              <w:spacing w:line="480" w:lineRule="auto"/>
              <w:ind w:left="720" w:hanging="720"/>
              <w:jc w:val="both"/>
              <w:rPr>
                <w:del w:id="941" w:author="Lars Holmstrom" w:date="2010-01-17T01:02:00Z"/>
              </w:rPr>
              <w:pPrChange w:id="942" w:author="Lars Holmstrom" w:date="2010-01-17T10:52:00Z">
                <w:pPr>
                  <w:snapToGrid w:val="0"/>
                  <w:spacing w:line="480" w:lineRule="auto"/>
                </w:pPr>
              </w:pPrChange>
            </w:pPr>
            <w:del w:id="943" w:author="Lars Holmstrom" w:date="2010-01-17T01:02:00Z">
              <w:r w:rsidRPr="008B7E0B" w:rsidDel="008423F7">
                <w:rPr>
                  <w:position w:val="-12"/>
                </w:rPr>
                <w:object w:dxaOrig="340" w:dyaOrig="360">
                  <v:shape id="_x0000_i1288" type="#_x0000_t75" style="width:17.25pt;height:18pt" o:ole="" filled="t">
                    <v:fill color2="black"/>
                    <v:imagedata r:id="rId34" o:title=""/>
                  </v:shape>
                  <o:OLEObject Type="Embed" ProgID="Equation.DSMT4" ShapeID="_x0000_i1288" DrawAspect="Content" ObjectID="_1325250705" r:id="rId509"/>
                </w:object>
              </w:r>
              <w:r w:rsidR="006C5E1C"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44" w:author="Lars Holmstrom" w:date="2010-01-17T01:02:00Z"/>
              </w:rPr>
              <w:pPrChange w:id="945" w:author="Lars Holmstrom" w:date="2010-01-17T10:52:00Z">
                <w:pPr>
                  <w:snapToGrid w:val="0"/>
                  <w:spacing w:line="480" w:lineRule="auto"/>
                </w:pPr>
              </w:pPrChange>
            </w:pPr>
            <w:del w:id="946" w:author="Lars Holmstrom" w:date="2010-01-17T01:02:00Z">
              <w:r w:rsidDel="008423F7">
                <w:delText xml:space="preserve">Radius of </w:delText>
              </w:r>
              <w:r w:rsidR="00F92BDB" w:rsidDel="008423F7">
                <w:delText>hub</w:delText>
              </w:r>
              <w:r w:rsidR="003C0A47" w:rsidDel="008423F7">
                <w:delText xml:space="preserve"> </w:delText>
              </w:r>
              <w:r w:rsidDel="008423F7">
                <w:delText xml:space="preserve">(m) </w:delText>
              </w:r>
            </w:del>
          </w:p>
        </w:tc>
      </w:tr>
      <w:tr w:rsidR="006C5E1C" w:rsidDel="008423F7">
        <w:trPr>
          <w:del w:id="947" w:author="Lars Holmstrom" w:date="2010-01-17T01:02:00Z"/>
        </w:trPr>
        <w:tc>
          <w:tcPr>
            <w:tcW w:w="1080" w:type="dxa"/>
          </w:tcPr>
          <w:p w:rsidR="00A521F0" w:rsidRDefault="006C5E1C">
            <w:pPr>
              <w:tabs>
                <w:tab w:val="left" w:pos="3390"/>
              </w:tabs>
              <w:snapToGrid w:val="0"/>
              <w:spacing w:line="480" w:lineRule="auto"/>
              <w:ind w:left="720" w:hanging="720"/>
              <w:jc w:val="both"/>
              <w:rPr>
                <w:del w:id="948" w:author="Lars Holmstrom" w:date="2010-01-17T01:02:00Z"/>
              </w:rPr>
              <w:pPrChange w:id="949" w:author="Lars Holmstrom" w:date="2010-01-17T10:52:00Z">
                <w:pPr>
                  <w:snapToGrid w:val="0"/>
                  <w:spacing w:line="480" w:lineRule="auto"/>
                </w:pPr>
              </w:pPrChange>
            </w:pPr>
            <w:del w:id="950" w:author="Lars Holmstrom" w:date="2010-01-17T01:02:00Z">
              <w:r w:rsidRPr="00067CED" w:rsidDel="008423F7">
                <w:rPr>
                  <w:position w:val="-1"/>
                </w:rPr>
                <w:object w:dxaOrig="260" w:dyaOrig="260">
                  <v:shape id="_x0000_i1289" type="#_x0000_t75" style="width:12.75pt;height:12.75pt" o:ole="" filled="t">
                    <v:fill color2="black"/>
                    <v:imagedata r:id="rId36" o:title=""/>
                  </v:shape>
                  <o:OLEObject Type="Embed" ProgID="Equation.DSMT4" ShapeID="_x0000_i1289" DrawAspect="Content" ObjectID="_1325250706" r:id="rId510"/>
                </w:object>
              </w:r>
              <w:r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51" w:author="Lars Holmstrom" w:date="2010-01-17T01:02:00Z"/>
              </w:rPr>
              <w:pPrChange w:id="952" w:author="Lars Holmstrom" w:date="2010-01-17T10:52:00Z">
                <w:pPr>
                  <w:snapToGrid w:val="0"/>
                  <w:spacing w:line="480" w:lineRule="auto"/>
                </w:pPr>
              </w:pPrChange>
            </w:pPr>
            <w:del w:id="953" w:author="Lars Holmstrom" w:date="2010-01-17T01:02:00Z">
              <w:r w:rsidDel="008423F7">
                <w:delText xml:space="preserve">Angular </w:delText>
              </w:r>
              <w:r w:rsidR="00F531F5" w:rsidDel="008423F7">
                <w:delText>v</w:delText>
              </w:r>
              <w:r w:rsidDel="008423F7">
                <w:delText>elocity (</w:delText>
              </w:r>
              <w:r w:rsidR="007C2C90" w:rsidDel="008423F7">
                <w:delText>radians/</w:delText>
              </w:r>
              <w:r w:rsidR="003D3FA1" w:rsidDel="008423F7">
                <w:delText>s</w:delText>
              </w:r>
              <w:r w:rsidDel="008423F7">
                <w:delText xml:space="preserve">) </w:delText>
              </w:r>
            </w:del>
          </w:p>
        </w:tc>
      </w:tr>
      <w:tr w:rsidR="006C5E1C" w:rsidDel="008423F7">
        <w:trPr>
          <w:del w:id="954" w:author="Lars Holmstrom" w:date="2010-01-17T01:02:00Z"/>
        </w:trPr>
        <w:tc>
          <w:tcPr>
            <w:tcW w:w="1080" w:type="dxa"/>
          </w:tcPr>
          <w:p w:rsidR="00A521F0" w:rsidRDefault="008B7E0B">
            <w:pPr>
              <w:tabs>
                <w:tab w:val="left" w:pos="3390"/>
              </w:tabs>
              <w:snapToGrid w:val="0"/>
              <w:spacing w:line="480" w:lineRule="auto"/>
              <w:ind w:left="720" w:hanging="720"/>
              <w:jc w:val="both"/>
              <w:rPr>
                <w:del w:id="955" w:author="Lars Holmstrom" w:date="2010-01-17T01:02:00Z"/>
              </w:rPr>
              <w:pPrChange w:id="956" w:author="Lars Holmstrom" w:date="2010-01-17T10:52:00Z">
                <w:pPr>
                  <w:snapToGrid w:val="0"/>
                  <w:spacing w:line="480" w:lineRule="auto"/>
                </w:pPr>
              </w:pPrChange>
            </w:pPr>
            <w:del w:id="957" w:author="Lars Holmstrom" w:date="2010-01-17T01:02:00Z">
              <w:r w:rsidRPr="008B7E0B" w:rsidDel="008423F7">
                <w:rPr>
                  <w:position w:val="-12"/>
                </w:rPr>
                <w:object w:dxaOrig="320" w:dyaOrig="360">
                  <v:shape id="_x0000_i1290" type="#_x0000_t75" style="width:15.75pt;height:18pt" o:ole="" filled="t">
                    <v:fill color2="black"/>
                    <v:imagedata r:id="rId38" o:title=""/>
                  </v:shape>
                  <o:OLEObject Type="Embed" ProgID="Equation.DSMT4" ShapeID="_x0000_i1290" DrawAspect="Content" ObjectID="_1325250707" r:id="rId511"/>
                </w:object>
              </w:r>
              <w:r w:rsidR="006C5E1C"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58" w:author="Lars Holmstrom" w:date="2010-01-17T01:02:00Z"/>
              </w:rPr>
              <w:pPrChange w:id="959" w:author="Lars Holmstrom" w:date="2010-01-17T10:52:00Z">
                <w:pPr>
                  <w:snapToGrid w:val="0"/>
                  <w:spacing w:line="480" w:lineRule="auto"/>
                </w:pPr>
              </w:pPrChange>
            </w:pPr>
            <w:del w:id="960" w:author="Lars Holmstrom" w:date="2010-01-17T01:02:00Z">
              <w:r w:rsidDel="008423F7">
                <w:delText xml:space="preserve">Wind </w:delText>
              </w:r>
              <w:r w:rsidR="00F531F5" w:rsidDel="008423F7">
                <w:delText>v</w:delText>
              </w:r>
              <w:r w:rsidDel="008423F7">
                <w:delText xml:space="preserve">elocity </w:delText>
              </w:r>
              <w:r w:rsidR="000C379B" w:rsidDel="008423F7">
                <w:delText>(m/s)</w:delText>
              </w:r>
            </w:del>
          </w:p>
        </w:tc>
      </w:tr>
      <w:tr w:rsidR="006C5E1C" w:rsidDel="008423F7">
        <w:trPr>
          <w:del w:id="961" w:author="Lars Holmstrom" w:date="2010-01-17T01:02:00Z"/>
        </w:trPr>
        <w:tc>
          <w:tcPr>
            <w:tcW w:w="1080" w:type="dxa"/>
          </w:tcPr>
          <w:p w:rsidR="00A521F0" w:rsidRDefault="006C5E1C">
            <w:pPr>
              <w:tabs>
                <w:tab w:val="left" w:pos="3390"/>
              </w:tabs>
              <w:snapToGrid w:val="0"/>
              <w:spacing w:line="480" w:lineRule="auto"/>
              <w:ind w:left="720" w:hanging="720"/>
              <w:jc w:val="both"/>
              <w:rPr>
                <w:del w:id="962" w:author="Lars Holmstrom" w:date="2010-01-17T01:02:00Z"/>
              </w:rPr>
              <w:pPrChange w:id="963" w:author="Lars Holmstrom" w:date="2010-01-17T10:52:00Z">
                <w:pPr>
                  <w:snapToGrid w:val="0"/>
                  <w:spacing w:line="480" w:lineRule="auto"/>
                </w:pPr>
              </w:pPrChange>
            </w:pPr>
            <w:del w:id="964" w:author="Lars Holmstrom" w:date="2010-01-17T01:02:00Z">
              <w:r w:rsidRPr="00067CED" w:rsidDel="008423F7">
                <w:rPr>
                  <w:position w:val="1"/>
                </w:rPr>
                <w:object w:dxaOrig="200" w:dyaOrig="220">
                  <v:shape id="_x0000_i1291" type="#_x0000_t75" style="width:9.75pt;height:11.25pt" o:ole="" filled="t">
                    <v:fill color2="black"/>
                    <v:imagedata r:id="rId40" o:title=""/>
                  </v:shape>
                  <o:OLEObject Type="Embed" ProgID="Equation.DSMT4" ShapeID="_x0000_i1291" DrawAspect="Content" ObjectID="_1325250708" r:id="rId512"/>
                </w:object>
              </w:r>
              <w:r w:rsidDel="008423F7">
                <w:delText xml:space="preserve"> </w:delText>
              </w:r>
            </w:del>
          </w:p>
        </w:tc>
        <w:tc>
          <w:tcPr>
            <w:tcW w:w="3060" w:type="dxa"/>
          </w:tcPr>
          <w:p w:rsidR="00A521F0" w:rsidRDefault="006C5E1C">
            <w:pPr>
              <w:tabs>
                <w:tab w:val="left" w:pos="3390"/>
              </w:tabs>
              <w:snapToGrid w:val="0"/>
              <w:spacing w:line="480" w:lineRule="auto"/>
              <w:ind w:left="720" w:hanging="720"/>
              <w:jc w:val="both"/>
              <w:rPr>
                <w:del w:id="965" w:author="Lars Holmstrom" w:date="2010-01-17T01:02:00Z"/>
              </w:rPr>
              <w:pPrChange w:id="966" w:author="Lars Holmstrom" w:date="2010-01-17T10:52:00Z">
                <w:pPr>
                  <w:snapToGrid w:val="0"/>
                  <w:spacing w:line="480" w:lineRule="auto"/>
                </w:pPr>
              </w:pPrChange>
            </w:pPr>
            <w:del w:id="967" w:author="Lars Holmstrom" w:date="2010-01-17T01:02:00Z">
              <w:r w:rsidDel="008423F7">
                <w:delText xml:space="preserve">Axial </w:delText>
              </w:r>
              <w:r w:rsidR="00F531F5" w:rsidDel="008423F7">
                <w:delText>i</w:delText>
              </w:r>
              <w:r w:rsidDel="008423F7">
                <w:delText xml:space="preserve">nduction </w:delText>
              </w:r>
              <w:r w:rsidR="00F531F5" w:rsidDel="008423F7">
                <w:delText>f</w:delText>
              </w:r>
              <w:r w:rsidDel="008423F7">
                <w:delText xml:space="preserve">actor </w:delText>
              </w:r>
            </w:del>
          </w:p>
        </w:tc>
      </w:tr>
    </w:tbl>
    <w:p w:rsidR="00A521F0" w:rsidRDefault="00A521F0">
      <w:pPr>
        <w:tabs>
          <w:tab w:val="left" w:pos="3390"/>
        </w:tabs>
        <w:spacing w:line="480" w:lineRule="auto"/>
        <w:jc w:val="both"/>
        <w:pPrChange w:id="968" w:author="Lars Holmstrom" w:date="2010-01-17T10:53:00Z">
          <w:pPr>
            <w:spacing w:before="120" w:after="120" w:line="480" w:lineRule="auto"/>
          </w:pPr>
        </w:pPrChange>
      </w:pPr>
    </w:p>
    <w:sectPr w:rsidR="00A521F0" w:rsidSect="00220EB4">
      <w:headerReference w:type="default" r:id="rId513"/>
      <w:headerReference w:type="first" r:id="rId514"/>
      <w:footerReference w:type="first" r:id="rId515"/>
      <w:footnotePr>
        <w:pos w:val="beneathText"/>
      </w:footnotePr>
      <w:pgSz w:w="12240" w:h="15840"/>
      <w:pgMar w:top="1440" w:right="1440" w:bottom="1440" w:left="1440" w:header="720" w:footer="720" w:gutter="0"/>
      <w:lnNumType w:countBy="0" w:restart="continuous"/>
      <w:cols w:space="720"/>
      <w:titlePg/>
      <w:docGrid w:linePitch="360"/>
      <w:sectPrChange w:id="975" w:author="Lars Holmstrom" w:date="2010-01-16T23:12:00Z">
        <w:sectPr w:rsidR="00A521F0" w:rsidSect="00220EB4">
          <w:lnNumType w:countBy="1"/>
        </w:sectPr>
      </w:sectPrChang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7270" w:rsidRDefault="00837270">
      <w:r>
        <w:separator/>
      </w:r>
    </w:p>
  </w:endnote>
  <w:endnote w:type="continuationSeparator" w:id="0">
    <w:p w:rsidR="00837270" w:rsidRDefault="008372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270" w:rsidDel="00C91475" w:rsidRDefault="00837270" w:rsidP="00DF27BC">
    <w:pPr>
      <w:pStyle w:val="Footer"/>
      <w:rPr>
        <w:del w:id="973" w:author="Lars Holmstrom" w:date="2010-01-16T23:11:00Z"/>
      </w:rPr>
    </w:pPr>
    <w:del w:id="974" w:author="Lars Holmstrom" w:date="2010-01-16T23:11:00Z">
      <w:r w:rsidDel="00C91475">
        <w:delText>*</w:delText>
      </w:r>
      <w:r w:rsidRPr="00096AA3" w:rsidDel="00C91475">
        <w:rPr>
          <w:i/>
        </w:rPr>
        <w:delText>Corresponding author</w:delText>
      </w:r>
      <w:r w:rsidDel="00C91475">
        <w:delText xml:space="preserve">. Tel.: +1 360-899-5156; Fax: +1 360-899-5146; Email: </w:delText>
      </w:r>
      <w:r w:rsidDel="00C91475">
        <w:fldChar w:fldCharType="begin"/>
      </w:r>
      <w:r w:rsidDel="00C91475">
        <w:delInstrText xml:space="preserve"> HYPERLINK "mailto:Hamer@HamerEnvironmental.com" </w:delInstrText>
      </w:r>
      <w:r w:rsidDel="00C91475">
        <w:fldChar w:fldCharType="separate"/>
      </w:r>
      <w:r w:rsidRPr="0050023D" w:rsidDel="00C91475">
        <w:rPr>
          <w:rStyle w:val="Hyperlink"/>
        </w:rPr>
        <w:delText>Hamer@HamerEnvironmental.com</w:delText>
      </w:r>
      <w:r w:rsidDel="00C91475">
        <w:fldChar w:fldCharType="end"/>
      </w:r>
      <w:r w:rsidDel="00C91475">
        <w:delText xml:space="preserve"> (T. E. Hamer).</w:delText>
      </w:r>
    </w:del>
  </w:p>
  <w:p w:rsidR="00837270" w:rsidRDefault="008372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7270" w:rsidRDefault="00837270">
      <w:r>
        <w:separator/>
      </w:r>
    </w:p>
  </w:footnote>
  <w:footnote w:type="continuationSeparator" w:id="0">
    <w:p w:rsidR="00837270" w:rsidRDefault="008372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270" w:rsidDel="00AF6793" w:rsidRDefault="00837270">
    <w:pPr>
      <w:pStyle w:val="Header"/>
      <w:rPr>
        <w:del w:id="969" w:author="Lars Holmstrom" w:date="2010-01-17T10:41:00Z"/>
        <w:rStyle w:val="PageNumber"/>
      </w:rPr>
    </w:pPr>
    <w:del w:id="970" w:author="Lars Holmstrom" w:date="2010-01-17T10:41:00Z">
      <w:r w:rsidDel="00AF6793">
        <w:rPr>
          <w:rStyle w:val="PageNumber"/>
        </w:rPr>
        <w:fldChar w:fldCharType="begin"/>
      </w:r>
      <w:r w:rsidDel="00AF6793">
        <w:rPr>
          <w:rStyle w:val="PageNumber"/>
        </w:rPr>
        <w:delInstrText xml:space="preserve"> PAGE </w:delInstrText>
      </w:r>
      <w:r w:rsidDel="00AF6793">
        <w:rPr>
          <w:rStyle w:val="PageNumber"/>
        </w:rPr>
        <w:fldChar w:fldCharType="separate"/>
      </w:r>
      <w:r w:rsidDel="00AF6793">
        <w:rPr>
          <w:rStyle w:val="PageNumber"/>
          <w:noProof/>
        </w:rPr>
        <w:delText>7</w:delText>
      </w:r>
      <w:r w:rsidDel="00AF6793">
        <w:rPr>
          <w:rStyle w:val="PageNumber"/>
        </w:rPr>
        <w:fldChar w:fldCharType="end"/>
      </w:r>
      <w:r w:rsidDel="00AF6793">
        <w:rPr>
          <w:rStyle w:val="PageNumber"/>
        </w:rPr>
        <w:delText xml:space="preserve"> | Holmstrom et al.</w:delText>
      </w:r>
    </w:del>
  </w:p>
  <w:p w:rsidR="00837270" w:rsidRDefault="008372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270" w:rsidDel="00C91475" w:rsidRDefault="00837270" w:rsidP="00DF27BC">
    <w:pPr>
      <w:pStyle w:val="Header"/>
      <w:rPr>
        <w:del w:id="971" w:author="Lars Holmstrom" w:date="2010-01-16T23:11:00Z"/>
        <w:rStyle w:val="PageNumber"/>
      </w:rPr>
    </w:pPr>
    <w:del w:id="972" w:author="Lars Holmstrom" w:date="2010-01-16T23:11:00Z">
      <w:r w:rsidDel="00C91475">
        <w:rPr>
          <w:rStyle w:val="PageNumber"/>
        </w:rPr>
        <w:fldChar w:fldCharType="begin"/>
      </w:r>
      <w:r w:rsidDel="00C91475">
        <w:rPr>
          <w:rStyle w:val="PageNumber"/>
        </w:rPr>
        <w:delInstrText xml:space="preserve"> PAGE </w:delInstrText>
      </w:r>
      <w:r w:rsidDel="00C91475">
        <w:rPr>
          <w:rStyle w:val="PageNumber"/>
        </w:rPr>
        <w:fldChar w:fldCharType="separate"/>
      </w:r>
      <w:r w:rsidDel="00C91475">
        <w:rPr>
          <w:rStyle w:val="PageNumber"/>
          <w:noProof/>
        </w:rPr>
        <w:delText>1</w:delText>
      </w:r>
      <w:r w:rsidDel="00C91475">
        <w:rPr>
          <w:rStyle w:val="PageNumber"/>
        </w:rPr>
        <w:fldChar w:fldCharType="end"/>
      </w:r>
      <w:r w:rsidDel="00C91475">
        <w:rPr>
          <w:rStyle w:val="PageNumber"/>
        </w:rPr>
        <w:delText xml:space="preserve"> | Holmstrom et al.</w:delText>
      </w:r>
    </w:del>
  </w:p>
  <w:p w:rsidR="00837270" w:rsidRDefault="008372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revisionView w:markup="0"/>
  <w:trackRevisions/>
  <w:defaultTabStop w:val="720"/>
  <w:drawingGridHorizontalSpacing w:val="120"/>
  <w:drawingGridVerticalSpacing w:val="0"/>
  <w:displayHorizontalDrawingGridEvery w:val="0"/>
  <w:displayVerticalDrawingGridEvery w:val="0"/>
  <w:noPunctuationKerning/>
  <w:characterSpacingControl w:val="doNotCompress"/>
  <w:hdrShapeDefaults>
    <o:shapedefaults v:ext="edit" spidmax="2049">
      <o:colormenu v:ext="edit" fillcolor="none" strokecolor="none [1]" shadowcolor="none [2]"/>
    </o:shapedefaults>
  </w:hdrShapeDefaults>
  <w:footnotePr>
    <w:pos w:val="beneathText"/>
    <w:footnote w:id="-1"/>
    <w:footnote w:id="0"/>
  </w:footnotePr>
  <w:endnotePr>
    <w:endnote w:id="-1"/>
    <w:endnote w:id="0"/>
  </w:endnotePr>
  <w:compat/>
  <w:rsids>
    <w:rsidRoot w:val="00BB535C"/>
    <w:rsid w:val="000012D5"/>
    <w:rsid w:val="000067F2"/>
    <w:rsid w:val="00007CC6"/>
    <w:rsid w:val="000319B3"/>
    <w:rsid w:val="000328CE"/>
    <w:rsid w:val="000330C5"/>
    <w:rsid w:val="00033549"/>
    <w:rsid w:val="00034947"/>
    <w:rsid w:val="00034AFC"/>
    <w:rsid w:val="000366E6"/>
    <w:rsid w:val="000456C2"/>
    <w:rsid w:val="00046F35"/>
    <w:rsid w:val="00047A62"/>
    <w:rsid w:val="000636F0"/>
    <w:rsid w:val="00067CED"/>
    <w:rsid w:val="0007109D"/>
    <w:rsid w:val="000711E2"/>
    <w:rsid w:val="000809F3"/>
    <w:rsid w:val="000906F4"/>
    <w:rsid w:val="000916E4"/>
    <w:rsid w:val="00093630"/>
    <w:rsid w:val="00094778"/>
    <w:rsid w:val="00096AA3"/>
    <w:rsid w:val="000A16C5"/>
    <w:rsid w:val="000A361B"/>
    <w:rsid w:val="000A4719"/>
    <w:rsid w:val="000A58E5"/>
    <w:rsid w:val="000A5B12"/>
    <w:rsid w:val="000A771F"/>
    <w:rsid w:val="000B3BBA"/>
    <w:rsid w:val="000B76BB"/>
    <w:rsid w:val="000C379B"/>
    <w:rsid w:val="000D4FF0"/>
    <w:rsid w:val="000E340C"/>
    <w:rsid w:val="000F5AC8"/>
    <w:rsid w:val="00101CCC"/>
    <w:rsid w:val="00102418"/>
    <w:rsid w:val="00106B50"/>
    <w:rsid w:val="00111EAB"/>
    <w:rsid w:val="0011256A"/>
    <w:rsid w:val="00113FDC"/>
    <w:rsid w:val="001148FA"/>
    <w:rsid w:val="001162E2"/>
    <w:rsid w:val="00116D5E"/>
    <w:rsid w:val="0012785B"/>
    <w:rsid w:val="0013243C"/>
    <w:rsid w:val="00141A28"/>
    <w:rsid w:val="00142424"/>
    <w:rsid w:val="00145F89"/>
    <w:rsid w:val="0015005D"/>
    <w:rsid w:val="00150F7E"/>
    <w:rsid w:val="00151E7F"/>
    <w:rsid w:val="00153A3B"/>
    <w:rsid w:val="001560AA"/>
    <w:rsid w:val="00160BF7"/>
    <w:rsid w:val="00162C89"/>
    <w:rsid w:val="0016778F"/>
    <w:rsid w:val="00170D50"/>
    <w:rsid w:val="00174582"/>
    <w:rsid w:val="00174DC5"/>
    <w:rsid w:val="001814F3"/>
    <w:rsid w:val="001A6A5F"/>
    <w:rsid w:val="001A6CB7"/>
    <w:rsid w:val="001B63CA"/>
    <w:rsid w:val="001C1134"/>
    <w:rsid w:val="001D2078"/>
    <w:rsid w:val="001D25AC"/>
    <w:rsid w:val="002042EF"/>
    <w:rsid w:val="002069F5"/>
    <w:rsid w:val="002117E8"/>
    <w:rsid w:val="00212955"/>
    <w:rsid w:val="002167AB"/>
    <w:rsid w:val="00216F5B"/>
    <w:rsid w:val="00220EB4"/>
    <w:rsid w:val="002330CC"/>
    <w:rsid w:val="002345EA"/>
    <w:rsid w:val="0024019A"/>
    <w:rsid w:val="00240F84"/>
    <w:rsid w:val="00243DAA"/>
    <w:rsid w:val="00244517"/>
    <w:rsid w:val="002508D5"/>
    <w:rsid w:val="00251C8E"/>
    <w:rsid w:val="00254F87"/>
    <w:rsid w:val="002603C2"/>
    <w:rsid w:val="00262CC4"/>
    <w:rsid w:val="00263B36"/>
    <w:rsid w:val="00271CEE"/>
    <w:rsid w:val="00273215"/>
    <w:rsid w:val="00274E12"/>
    <w:rsid w:val="0027548E"/>
    <w:rsid w:val="00276C7F"/>
    <w:rsid w:val="00283E78"/>
    <w:rsid w:val="002955AF"/>
    <w:rsid w:val="002B03FF"/>
    <w:rsid w:val="002B07FB"/>
    <w:rsid w:val="002C144A"/>
    <w:rsid w:val="002C4209"/>
    <w:rsid w:val="002C4EB3"/>
    <w:rsid w:val="002C7033"/>
    <w:rsid w:val="002D27E7"/>
    <w:rsid w:val="002D2A3E"/>
    <w:rsid w:val="002F2CFE"/>
    <w:rsid w:val="002F4A97"/>
    <w:rsid w:val="002F5C00"/>
    <w:rsid w:val="002F7ECA"/>
    <w:rsid w:val="00304602"/>
    <w:rsid w:val="00306FFE"/>
    <w:rsid w:val="003104B0"/>
    <w:rsid w:val="00312544"/>
    <w:rsid w:val="003137A1"/>
    <w:rsid w:val="003144E9"/>
    <w:rsid w:val="003146DA"/>
    <w:rsid w:val="00316A52"/>
    <w:rsid w:val="003500ED"/>
    <w:rsid w:val="00360ED5"/>
    <w:rsid w:val="00361C41"/>
    <w:rsid w:val="00362EF7"/>
    <w:rsid w:val="00366724"/>
    <w:rsid w:val="003701EA"/>
    <w:rsid w:val="003721B0"/>
    <w:rsid w:val="00387C10"/>
    <w:rsid w:val="003A1496"/>
    <w:rsid w:val="003A2D26"/>
    <w:rsid w:val="003A73B9"/>
    <w:rsid w:val="003B2F3D"/>
    <w:rsid w:val="003B6B7A"/>
    <w:rsid w:val="003B6F28"/>
    <w:rsid w:val="003C0A47"/>
    <w:rsid w:val="003C1DE2"/>
    <w:rsid w:val="003D3FA1"/>
    <w:rsid w:val="003E35D5"/>
    <w:rsid w:val="003E5359"/>
    <w:rsid w:val="003F0CD3"/>
    <w:rsid w:val="00402CB8"/>
    <w:rsid w:val="00404C4E"/>
    <w:rsid w:val="00410445"/>
    <w:rsid w:val="004203B7"/>
    <w:rsid w:val="00420F65"/>
    <w:rsid w:val="00430E5C"/>
    <w:rsid w:val="00431652"/>
    <w:rsid w:val="00433247"/>
    <w:rsid w:val="004421AE"/>
    <w:rsid w:val="0045231F"/>
    <w:rsid w:val="00453662"/>
    <w:rsid w:val="0045566F"/>
    <w:rsid w:val="0046258A"/>
    <w:rsid w:val="004761E7"/>
    <w:rsid w:val="00477D5C"/>
    <w:rsid w:val="00481B94"/>
    <w:rsid w:val="00486822"/>
    <w:rsid w:val="00494033"/>
    <w:rsid w:val="0049661C"/>
    <w:rsid w:val="004A22CB"/>
    <w:rsid w:val="004A7072"/>
    <w:rsid w:val="004B1FCE"/>
    <w:rsid w:val="004B77DC"/>
    <w:rsid w:val="004C3326"/>
    <w:rsid w:val="004C42C5"/>
    <w:rsid w:val="004C678C"/>
    <w:rsid w:val="004C6F0D"/>
    <w:rsid w:val="004C7E6D"/>
    <w:rsid w:val="004E20A8"/>
    <w:rsid w:val="004F1F99"/>
    <w:rsid w:val="004F39F5"/>
    <w:rsid w:val="00500D67"/>
    <w:rsid w:val="00505275"/>
    <w:rsid w:val="00505475"/>
    <w:rsid w:val="005112F1"/>
    <w:rsid w:val="005174E5"/>
    <w:rsid w:val="00517A0E"/>
    <w:rsid w:val="00520AD6"/>
    <w:rsid w:val="005237C6"/>
    <w:rsid w:val="005511C5"/>
    <w:rsid w:val="005653FF"/>
    <w:rsid w:val="0057771A"/>
    <w:rsid w:val="0058290E"/>
    <w:rsid w:val="00583B9F"/>
    <w:rsid w:val="005941BD"/>
    <w:rsid w:val="005A26D5"/>
    <w:rsid w:val="005A6061"/>
    <w:rsid w:val="005B179E"/>
    <w:rsid w:val="005B3EDF"/>
    <w:rsid w:val="005B5B1A"/>
    <w:rsid w:val="005B70F3"/>
    <w:rsid w:val="005B7122"/>
    <w:rsid w:val="005B730E"/>
    <w:rsid w:val="005C4D60"/>
    <w:rsid w:val="005C54E7"/>
    <w:rsid w:val="005C767F"/>
    <w:rsid w:val="005D0932"/>
    <w:rsid w:val="005E05A5"/>
    <w:rsid w:val="0060101E"/>
    <w:rsid w:val="006029DD"/>
    <w:rsid w:val="0060577F"/>
    <w:rsid w:val="006174A8"/>
    <w:rsid w:val="006264F7"/>
    <w:rsid w:val="00634EC3"/>
    <w:rsid w:val="00640972"/>
    <w:rsid w:val="00641D2B"/>
    <w:rsid w:val="0064525E"/>
    <w:rsid w:val="00647207"/>
    <w:rsid w:val="006508DF"/>
    <w:rsid w:val="00650BE0"/>
    <w:rsid w:val="00651E18"/>
    <w:rsid w:val="00663282"/>
    <w:rsid w:val="00672C41"/>
    <w:rsid w:val="00675102"/>
    <w:rsid w:val="00677C6F"/>
    <w:rsid w:val="00677D2C"/>
    <w:rsid w:val="00686454"/>
    <w:rsid w:val="006912FE"/>
    <w:rsid w:val="00691455"/>
    <w:rsid w:val="00694E61"/>
    <w:rsid w:val="00696CFC"/>
    <w:rsid w:val="006A099F"/>
    <w:rsid w:val="006A34FB"/>
    <w:rsid w:val="006A4D98"/>
    <w:rsid w:val="006A52A9"/>
    <w:rsid w:val="006C1E3B"/>
    <w:rsid w:val="006C2317"/>
    <w:rsid w:val="006C23A6"/>
    <w:rsid w:val="006C5AA0"/>
    <w:rsid w:val="006C5E1C"/>
    <w:rsid w:val="006D1E86"/>
    <w:rsid w:val="006E4C86"/>
    <w:rsid w:val="006E639B"/>
    <w:rsid w:val="006E6EC4"/>
    <w:rsid w:val="006E73CB"/>
    <w:rsid w:val="006F2949"/>
    <w:rsid w:val="006F7341"/>
    <w:rsid w:val="00700481"/>
    <w:rsid w:val="00720E03"/>
    <w:rsid w:val="00722ECF"/>
    <w:rsid w:val="00723697"/>
    <w:rsid w:val="0072529F"/>
    <w:rsid w:val="00725E02"/>
    <w:rsid w:val="00730702"/>
    <w:rsid w:val="007329D8"/>
    <w:rsid w:val="00734DD9"/>
    <w:rsid w:val="00750B6A"/>
    <w:rsid w:val="007515D0"/>
    <w:rsid w:val="00770A52"/>
    <w:rsid w:val="007807D0"/>
    <w:rsid w:val="00780D6A"/>
    <w:rsid w:val="007830CE"/>
    <w:rsid w:val="00783B17"/>
    <w:rsid w:val="0078647F"/>
    <w:rsid w:val="00790F08"/>
    <w:rsid w:val="007919B7"/>
    <w:rsid w:val="0079353C"/>
    <w:rsid w:val="00795E18"/>
    <w:rsid w:val="007A1E3F"/>
    <w:rsid w:val="007A35E1"/>
    <w:rsid w:val="007A591C"/>
    <w:rsid w:val="007B46F9"/>
    <w:rsid w:val="007C266B"/>
    <w:rsid w:val="007C2C90"/>
    <w:rsid w:val="007C3150"/>
    <w:rsid w:val="007C698C"/>
    <w:rsid w:val="007D7BE8"/>
    <w:rsid w:val="007E1BAA"/>
    <w:rsid w:val="007E1D43"/>
    <w:rsid w:val="00801B4D"/>
    <w:rsid w:val="0080213B"/>
    <w:rsid w:val="0080255F"/>
    <w:rsid w:val="0081170F"/>
    <w:rsid w:val="00815C2F"/>
    <w:rsid w:val="00817E1F"/>
    <w:rsid w:val="00837270"/>
    <w:rsid w:val="008423F7"/>
    <w:rsid w:val="00843C73"/>
    <w:rsid w:val="00845AEB"/>
    <w:rsid w:val="0084663A"/>
    <w:rsid w:val="0085150D"/>
    <w:rsid w:val="00853ECF"/>
    <w:rsid w:val="0085584B"/>
    <w:rsid w:val="00857475"/>
    <w:rsid w:val="00862881"/>
    <w:rsid w:val="00866264"/>
    <w:rsid w:val="00866894"/>
    <w:rsid w:val="0087222E"/>
    <w:rsid w:val="008738D4"/>
    <w:rsid w:val="008765D0"/>
    <w:rsid w:val="008810EE"/>
    <w:rsid w:val="00882E2D"/>
    <w:rsid w:val="0088462C"/>
    <w:rsid w:val="008863A3"/>
    <w:rsid w:val="008923B1"/>
    <w:rsid w:val="008A2DCC"/>
    <w:rsid w:val="008A706C"/>
    <w:rsid w:val="008B3355"/>
    <w:rsid w:val="008B7E0B"/>
    <w:rsid w:val="008D0076"/>
    <w:rsid w:val="008D4E57"/>
    <w:rsid w:val="008E1E77"/>
    <w:rsid w:val="008E619B"/>
    <w:rsid w:val="008E643E"/>
    <w:rsid w:val="008F03D3"/>
    <w:rsid w:val="008F56DE"/>
    <w:rsid w:val="00915D91"/>
    <w:rsid w:val="009231F1"/>
    <w:rsid w:val="009252B6"/>
    <w:rsid w:val="009269BB"/>
    <w:rsid w:val="00926D4A"/>
    <w:rsid w:val="009331FD"/>
    <w:rsid w:val="00937C59"/>
    <w:rsid w:val="00955BEF"/>
    <w:rsid w:val="00956D81"/>
    <w:rsid w:val="009638AA"/>
    <w:rsid w:val="00974D62"/>
    <w:rsid w:val="00976BAF"/>
    <w:rsid w:val="009802DC"/>
    <w:rsid w:val="009908E1"/>
    <w:rsid w:val="009A2C28"/>
    <w:rsid w:val="009B4385"/>
    <w:rsid w:val="009B6039"/>
    <w:rsid w:val="009C67AE"/>
    <w:rsid w:val="009D2CCA"/>
    <w:rsid w:val="009D591F"/>
    <w:rsid w:val="009D7193"/>
    <w:rsid w:val="009E227D"/>
    <w:rsid w:val="009E6958"/>
    <w:rsid w:val="009E7939"/>
    <w:rsid w:val="009F3E40"/>
    <w:rsid w:val="00A050C1"/>
    <w:rsid w:val="00A059A1"/>
    <w:rsid w:val="00A07749"/>
    <w:rsid w:val="00A07F48"/>
    <w:rsid w:val="00A111C9"/>
    <w:rsid w:val="00A169FE"/>
    <w:rsid w:val="00A27D36"/>
    <w:rsid w:val="00A35735"/>
    <w:rsid w:val="00A36529"/>
    <w:rsid w:val="00A521F0"/>
    <w:rsid w:val="00A53751"/>
    <w:rsid w:val="00A638AB"/>
    <w:rsid w:val="00A70D8A"/>
    <w:rsid w:val="00A712B7"/>
    <w:rsid w:val="00A718E0"/>
    <w:rsid w:val="00A73955"/>
    <w:rsid w:val="00A75BFD"/>
    <w:rsid w:val="00A76D7E"/>
    <w:rsid w:val="00A7710D"/>
    <w:rsid w:val="00A83093"/>
    <w:rsid w:val="00A867C8"/>
    <w:rsid w:val="00A87FF6"/>
    <w:rsid w:val="00A90823"/>
    <w:rsid w:val="00A945CA"/>
    <w:rsid w:val="00AA46F2"/>
    <w:rsid w:val="00AA4AA8"/>
    <w:rsid w:val="00AB1150"/>
    <w:rsid w:val="00AB1C04"/>
    <w:rsid w:val="00AB427C"/>
    <w:rsid w:val="00AB44B5"/>
    <w:rsid w:val="00AC0181"/>
    <w:rsid w:val="00AC2536"/>
    <w:rsid w:val="00AC3A21"/>
    <w:rsid w:val="00AD21BE"/>
    <w:rsid w:val="00AE2390"/>
    <w:rsid w:val="00AE3AF1"/>
    <w:rsid w:val="00AE4D57"/>
    <w:rsid w:val="00AF2EA6"/>
    <w:rsid w:val="00AF6793"/>
    <w:rsid w:val="00B12800"/>
    <w:rsid w:val="00B15D3F"/>
    <w:rsid w:val="00B211B3"/>
    <w:rsid w:val="00B2167D"/>
    <w:rsid w:val="00B23014"/>
    <w:rsid w:val="00B261EE"/>
    <w:rsid w:val="00B37768"/>
    <w:rsid w:val="00B436E9"/>
    <w:rsid w:val="00B4752E"/>
    <w:rsid w:val="00B506D8"/>
    <w:rsid w:val="00B57DD6"/>
    <w:rsid w:val="00B60B60"/>
    <w:rsid w:val="00B64602"/>
    <w:rsid w:val="00B65D23"/>
    <w:rsid w:val="00B7658A"/>
    <w:rsid w:val="00B8083A"/>
    <w:rsid w:val="00B82394"/>
    <w:rsid w:val="00B83340"/>
    <w:rsid w:val="00B855A2"/>
    <w:rsid w:val="00B96E0C"/>
    <w:rsid w:val="00BA1D0B"/>
    <w:rsid w:val="00BB0811"/>
    <w:rsid w:val="00BB535C"/>
    <w:rsid w:val="00BC37A3"/>
    <w:rsid w:val="00BC54DB"/>
    <w:rsid w:val="00BC6917"/>
    <w:rsid w:val="00BD4E62"/>
    <w:rsid w:val="00BE0CC0"/>
    <w:rsid w:val="00BE1535"/>
    <w:rsid w:val="00BE3CBC"/>
    <w:rsid w:val="00BE4823"/>
    <w:rsid w:val="00BF0FE7"/>
    <w:rsid w:val="00BF1E2F"/>
    <w:rsid w:val="00BF4BCC"/>
    <w:rsid w:val="00BF4C97"/>
    <w:rsid w:val="00C0060B"/>
    <w:rsid w:val="00C00F5B"/>
    <w:rsid w:val="00C01388"/>
    <w:rsid w:val="00C07AE9"/>
    <w:rsid w:val="00C139EE"/>
    <w:rsid w:val="00C15CB4"/>
    <w:rsid w:val="00C333A0"/>
    <w:rsid w:val="00C33B7E"/>
    <w:rsid w:val="00C34E54"/>
    <w:rsid w:val="00C56D2B"/>
    <w:rsid w:val="00C65ECE"/>
    <w:rsid w:val="00C6602F"/>
    <w:rsid w:val="00C7429C"/>
    <w:rsid w:val="00C75677"/>
    <w:rsid w:val="00C76EAA"/>
    <w:rsid w:val="00C8057E"/>
    <w:rsid w:val="00C806AF"/>
    <w:rsid w:val="00C83BBA"/>
    <w:rsid w:val="00C85A38"/>
    <w:rsid w:val="00C91475"/>
    <w:rsid w:val="00C932A6"/>
    <w:rsid w:val="00CA0D6E"/>
    <w:rsid w:val="00CA6A0B"/>
    <w:rsid w:val="00CA7A7D"/>
    <w:rsid w:val="00CC18DB"/>
    <w:rsid w:val="00CD40FD"/>
    <w:rsid w:val="00CE1B08"/>
    <w:rsid w:val="00D02634"/>
    <w:rsid w:val="00D04062"/>
    <w:rsid w:val="00D124AE"/>
    <w:rsid w:val="00D13C54"/>
    <w:rsid w:val="00D17775"/>
    <w:rsid w:val="00D2155F"/>
    <w:rsid w:val="00D25F7B"/>
    <w:rsid w:val="00D2609A"/>
    <w:rsid w:val="00D33E59"/>
    <w:rsid w:val="00D34C1C"/>
    <w:rsid w:val="00D5197E"/>
    <w:rsid w:val="00D54A5B"/>
    <w:rsid w:val="00D56C19"/>
    <w:rsid w:val="00D74B4B"/>
    <w:rsid w:val="00D821BB"/>
    <w:rsid w:val="00D83DD0"/>
    <w:rsid w:val="00D84923"/>
    <w:rsid w:val="00D926B0"/>
    <w:rsid w:val="00D963DF"/>
    <w:rsid w:val="00D9676F"/>
    <w:rsid w:val="00DA4525"/>
    <w:rsid w:val="00DA4694"/>
    <w:rsid w:val="00DA53F3"/>
    <w:rsid w:val="00DA6CD4"/>
    <w:rsid w:val="00DA7A3A"/>
    <w:rsid w:val="00DB07B5"/>
    <w:rsid w:val="00DB49BC"/>
    <w:rsid w:val="00DC0D46"/>
    <w:rsid w:val="00DC1F91"/>
    <w:rsid w:val="00DD1594"/>
    <w:rsid w:val="00DD1E7E"/>
    <w:rsid w:val="00DD1F48"/>
    <w:rsid w:val="00DD2277"/>
    <w:rsid w:val="00DD486D"/>
    <w:rsid w:val="00DE09E2"/>
    <w:rsid w:val="00DE1199"/>
    <w:rsid w:val="00DE5A21"/>
    <w:rsid w:val="00DE6194"/>
    <w:rsid w:val="00DF27BC"/>
    <w:rsid w:val="00E0265B"/>
    <w:rsid w:val="00E07443"/>
    <w:rsid w:val="00E20DFB"/>
    <w:rsid w:val="00E26838"/>
    <w:rsid w:val="00E33600"/>
    <w:rsid w:val="00E41678"/>
    <w:rsid w:val="00E43A30"/>
    <w:rsid w:val="00E573ED"/>
    <w:rsid w:val="00E60133"/>
    <w:rsid w:val="00E65E29"/>
    <w:rsid w:val="00E73836"/>
    <w:rsid w:val="00E828C0"/>
    <w:rsid w:val="00E82A09"/>
    <w:rsid w:val="00E8392C"/>
    <w:rsid w:val="00E83DE1"/>
    <w:rsid w:val="00E9168B"/>
    <w:rsid w:val="00E91830"/>
    <w:rsid w:val="00E9271D"/>
    <w:rsid w:val="00E94277"/>
    <w:rsid w:val="00E94A08"/>
    <w:rsid w:val="00E9565B"/>
    <w:rsid w:val="00E976CB"/>
    <w:rsid w:val="00E97E95"/>
    <w:rsid w:val="00EA0EE6"/>
    <w:rsid w:val="00EA4C4E"/>
    <w:rsid w:val="00EC0032"/>
    <w:rsid w:val="00EC4486"/>
    <w:rsid w:val="00ED750F"/>
    <w:rsid w:val="00EE0287"/>
    <w:rsid w:val="00EF197D"/>
    <w:rsid w:val="00F004CC"/>
    <w:rsid w:val="00F078A6"/>
    <w:rsid w:val="00F23F37"/>
    <w:rsid w:val="00F279A1"/>
    <w:rsid w:val="00F27A32"/>
    <w:rsid w:val="00F32C76"/>
    <w:rsid w:val="00F37BE4"/>
    <w:rsid w:val="00F41B83"/>
    <w:rsid w:val="00F47A39"/>
    <w:rsid w:val="00F531F5"/>
    <w:rsid w:val="00F55010"/>
    <w:rsid w:val="00F569FC"/>
    <w:rsid w:val="00F616F8"/>
    <w:rsid w:val="00F6510F"/>
    <w:rsid w:val="00F71ECA"/>
    <w:rsid w:val="00F76FF7"/>
    <w:rsid w:val="00F81589"/>
    <w:rsid w:val="00F8242E"/>
    <w:rsid w:val="00F84DFD"/>
    <w:rsid w:val="00F91849"/>
    <w:rsid w:val="00F92BDB"/>
    <w:rsid w:val="00F9731C"/>
    <w:rsid w:val="00FA1207"/>
    <w:rsid w:val="00FA3F2B"/>
    <w:rsid w:val="00FA6822"/>
    <w:rsid w:val="00FB0A6D"/>
    <w:rsid w:val="00FB5453"/>
    <w:rsid w:val="00FC0DFA"/>
    <w:rsid w:val="00FC5A2E"/>
    <w:rsid w:val="00FD086B"/>
    <w:rsid w:val="00FD0BF4"/>
    <w:rsid w:val="00FD3678"/>
    <w:rsid w:val="00FD54A4"/>
    <w:rsid w:val="00FD5F0F"/>
    <w:rsid w:val="00FE075C"/>
  </w:rsids>
  <m:mathPr>
    <m:mathFont m:val="Cambria Math"/>
    <m:brkBin m:val="before"/>
    <m:brkBinSub m:val="--"/>
    <m:smallFrac m:val="off"/>
    <m:dispDef/>
    <m:lMargin m:val="0"/>
    <m:rMargin m:val="0"/>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Street"/>
  <w:smartTagType w:namespaceuri="urn:schemas-microsoft-com:office:smarttags" w:name="PostalCode"/>
  <w:smartTagType w:namespaceuri="urn:schemas-microsoft-com:office:smarttags" w:name="address"/>
  <w:smartTagType w:namespaceuri="urn:schemas-microsoft-com:office:smarttags" w:name="State"/>
  <w:smartTagType w:namespaceuri="urn:schemas-microsoft-com:office:smarttags" w:name="country-region"/>
  <w:smartTagType w:namespaceuri="urn:schemas-microsoft-com:office:smarttags" w:name="City"/>
  <w:smartTagType w:namespaceuri="urn:schemas-microsoft-com:office:smarttags" w:name="stockticker"/>
  <w:smartTagType w:namespaceuri="urn:schemas-microsoft-com:office:smarttags" w:name="place"/>
  <w:shapeDefaults>
    <o:shapedefaults v:ext="edit" spidmax="2049">
      <o:colormenu v:ext="edit" fillcolor="none"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CED"/>
    <w:pPr>
      <w:suppressAutoHyphens/>
    </w:pPr>
    <w:rPr>
      <w:sz w:val="24"/>
      <w:szCs w:val="24"/>
      <w:lang w:eastAsia="ar-SA"/>
    </w:rPr>
  </w:style>
  <w:style w:type="paragraph" w:styleId="Heading1">
    <w:name w:val="heading 1"/>
    <w:basedOn w:val="Normal"/>
    <w:next w:val="Normal"/>
    <w:qFormat/>
    <w:rsid w:val="00067CED"/>
    <w:pPr>
      <w:keepNext/>
      <w:widowControl w:val="0"/>
      <w:tabs>
        <w:tab w:val="num" w:pos="0"/>
      </w:tabs>
      <w:autoSpaceDE w:val="0"/>
      <w:spacing w:before="240" w:after="160"/>
      <w:outlineLvl w:val="0"/>
    </w:pPr>
    <w:rPr>
      <w:b/>
      <w:bCs/>
      <w:sz w:val="34"/>
      <w:szCs w:val="34"/>
    </w:rPr>
  </w:style>
  <w:style w:type="paragraph" w:styleId="Heading3">
    <w:name w:val="heading 3"/>
    <w:basedOn w:val="Normal"/>
    <w:next w:val="Normal"/>
    <w:qFormat/>
    <w:rsid w:val="00067CED"/>
    <w:pPr>
      <w:keepNext/>
      <w:widowControl w:val="0"/>
      <w:tabs>
        <w:tab w:val="num" w:pos="0"/>
      </w:tabs>
      <w:autoSpaceDE w:val="0"/>
      <w:spacing w:before="240" w:after="160"/>
      <w:outlineLvl w:val="2"/>
    </w:pPr>
  </w:style>
  <w:style w:type="paragraph" w:styleId="Heading4">
    <w:name w:val="heading 4"/>
    <w:basedOn w:val="Heading"/>
    <w:next w:val="BodyText"/>
    <w:qFormat/>
    <w:rsid w:val="00067CED"/>
    <w:pPr>
      <w:tabs>
        <w:tab w:val="num" w:pos="0"/>
      </w:tabs>
      <w:outlineLvl w:val="3"/>
    </w:pPr>
    <w:rPr>
      <w:b/>
      <w:bCs/>
      <w:i/>
      <w:iCs/>
      <w:sz w:val="24"/>
      <w:szCs w:val="24"/>
    </w:rPr>
  </w:style>
  <w:style w:type="paragraph" w:styleId="Heading5">
    <w:name w:val="heading 5"/>
    <w:basedOn w:val="Heading"/>
    <w:next w:val="BodyText"/>
    <w:qFormat/>
    <w:rsid w:val="00067CED"/>
    <w:pPr>
      <w:tabs>
        <w:tab w:val="num" w:pos="0"/>
      </w:tabs>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7CED"/>
  </w:style>
  <w:style w:type="character" w:customStyle="1" w:styleId="WW-Absatz-Standardschriftart">
    <w:name w:val="WW-Absatz-Standardschriftart"/>
    <w:rsid w:val="00067CED"/>
  </w:style>
  <w:style w:type="character" w:customStyle="1" w:styleId="DefaultParagraphFont1">
    <w:name w:val="Default Paragraph Font1"/>
    <w:rsid w:val="00067CED"/>
  </w:style>
  <w:style w:type="character" w:styleId="Hyperlink">
    <w:name w:val="Hyperlink"/>
    <w:basedOn w:val="DefaultParagraphFont1"/>
    <w:rsid w:val="00067CED"/>
    <w:rPr>
      <w:color w:val="0000FF"/>
      <w:u w:val="single"/>
    </w:rPr>
  </w:style>
  <w:style w:type="character" w:styleId="PageNumber">
    <w:name w:val="page number"/>
    <w:basedOn w:val="DefaultParagraphFont1"/>
    <w:rsid w:val="00067CED"/>
  </w:style>
  <w:style w:type="character" w:styleId="LineNumber">
    <w:name w:val="line number"/>
    <w:basedOn w:val="DefaultParagraphFont1"/>
    <w:rsid w:val="00067CED"/>
  </w:style>
  <w:style w:type="paragraph" w:customStyle="1" w:styleId="Heading">
    <w:name w:val="Heading"/>
    <w:basedOn w:val="Normal"/>
    <w:next w:val="BodyText"/>
    <w:rsid w:val="00067CED"/>
    <w:pPr>
      <w:keepNext/>
      <w:spacing w:before="240" w:after="120"/>
    </w:pPr>
    <w:rPr>
      <w:rFonts w:ascii="Arial" w:eastAsia="Arial Unicode MS" w:hAnsi="Arial" w:cs="Tahoma"/>
      <w:sz w:val="28"/>
      <w:szCs w:val="28"/>
    </w:rPr>
  </w:style>
  <w:style w:type="paragraph" w:styleId="BodyText">
    <w:name w:val="Body Text"/>
    <w:basedOn w:val="Normal"/>
    <w:rsid w:val="00067CED"/>
    <w:pPr>
      <w:spacing w:after="120"/>
    </w:pPr>
  </w:style>
  <w:style w:type="paragraph" w:styleId="List">
    <w:name w:val="List"/>
    <w:basedOn w:val="BodyText"/>
    <w:rsid w:val="00067CED"/>
    <w:rPr>
      <w:rFonts w:cs="Tahoma"/>
    </w:rPr>
  </w:style>
  <w:style w:type="paragraph" w:styleId="Caption">
    <w:name w:val="caption"/>
    <w:basedOn w:val="Normal"/>
    <w:next w:val="Normal"/>
    <w:qFormat/>
    <w:rsid w:val="00067CED"/>
    <w:pPr>
      <w:widowControl w:val="0"/>
      <w:autoSpaceDE w:val="0"/>
      <w:spacing w:before="120" w:after="120"/>
      <w:jc w:val="center"/>
    </w:pPr>
    <w:rPr>
      <w:b/>
      <w:bCs/>
      <w:sz w:val="20"/>
      <w:szCs w:val="20"/>
    </w:rPr>
  </w:style>
  <w:style w:type="paragraph" w:customStyle="1" w:styleId="Index">
    <w:name w:val="Index"/>
    <w:basedOn w:val="Normal"/>
    <w:rsid w:val="00067CED"/>
    <w:pPr>
      <w:suppressLineNumbers/>
    </w:pPr>
    <w:rPr>
      <w:rFonts w:cs="Tahoma"/>
    </w:rPr>
  </w:style>
  <w:style w:type="paragraph" w:styleId="Header">
    <w:name w:val="header"/>
    <w:basedOn w:val="Normal"/>
    <w:rsid w:val="00067CED"/>
    <w:pPr>
      <w:tabs>
        <w:tab w:val="center" w:pos="4320"/>
        <w:tab w:val="right" w:pos="8640"/>
      </w:tabs>
    </w:pPr>
  </w:style>
  <w:style w:type="paragraph" w:styleId="Footer">
    <w:name w:val="footer"/>
    <w:basedOn w:val="Normal"/>
    <w:link w:val="FooterChar"/>
    <w:uiPriority w:val="99"/>
    <w:rsid w:val="00067CED"/>
    <w:pPr>
      <w:tabs>
        <w:tab w:val="center" w:pos="4320"/>
        <w:tab w:val="right" w:pos="8640"/>
      </w:tabs>
    </w:pPr>
  </w:style>
  <w:style w:type="paragraph" w:customStyle="1" w:styleId="MTDisplayEquation">
    <w:name w:val="MTDisplayEquation"/>
    <w:basedOn w:val="Normal"/>
    <w:next w:val="Normal"/>
    <w:rsid w:val="00067CED"/>
    <w:pPr>
      <w:tabs>
        <w:tab w:val="center" w:pos="4680"/>
        <w:tab w:val="right" w:pos="9360"/>
      </w:tabs>
      <w:spacing w:line="480" w:lineRule="auto"/>
    </w:pPr>
  </w:style>
  <w:style w:type="paragraph" w:customStyle="1" w:styleId="TableContents">
    <w:name w:val="Table Contents"/>
    <w:basedOn w:val="Normal"/>
    <w:rsid w:val="00067CED"/>
    <w:pPr>
      <w:suppressLineNumbers/>
    </w:pPr>
  </w:style>
  <w:style w:type="paragraph" w:customStyle="1" w:styleId="TableHeading">
    <w:name w:val="Table Heading"/>
    <w:basedOn w:val="TableContents"/>
    <w:rsid w:val="00067CED"/>
    <w:pPr>
      <w:jc w:val="center"/>
    </w:pPr>
    <w:rPr>
      <w:b/>
      <w:bCs/>
    </w:rPr>
  </w:style>
  <w:style w:type="character" w:styleId="CommentReference">
    <w:name w:val="annotation reference"/>
    <w:basedOn w:val="DefaultParagraphFont"/>
    <w:semiHidden/>
    <w:rsid w:val="00BB535C"/>
    <w:rPr>
      <w:sz w:val="16"/>
      <w:szCs w:val="16"/>
    </w:rPr>
  </w:style>
  <w:style w:type="paragraph" w:styleId="CommentText">
    <w:name w:val="annotation text"/>
    <w:basedOn w:val="Normal"/>
    <w:semiHidden/>
    <w:rsid w:val="00BB535C"/>
    <w:rPr>
      <w:sz w:val="20"/>
      <w:szCs w:val="20"/>
    </w:rPr>
  </w:style>
  <w:style w:type="paragraph" w:styleId="CommentSubject">
    <w:name w:val="annotation subject"/>
    <w:basedOn w:val="CommentText"/>
    <w:next w:val="CommentText"/>
    <w:semiHidden/>
    <w:rsid w:val="00BB535C"/>
    <w:rPr>
      <w:b/>
      <w:bCs/>
    </w:rPr>
  </w:style>
  <w:style w:type="paragraph" w:styleId="BalloonText">
    <w:name w:val="Balloon Text"/>
    <w:basedOn w:val="Normal"/>
    <w:semiHidden/>
    <w:rsid w:val="00BB535C"/>
    <w:rPr>
      <w:rFonts w:ascii="Tahoma" w:hAnsi="Tahoma" w:cs="Tahoma"/>
      <w:sz w:val="16"/>
      <w:szCs w:val="16"/>
    </w:rPr>
  </w:style>
  <w:style w:type="paragraph" w:styleId="Revision">
    <w:name w:val="Revision"/>
    <w:hidden/>
    <w:uiPriority w:val="99"/>
    <w:semiHidden/>
    <w:rsid w:val="003A2D26"/>
    <w:rPr>
      <w:sz w:val="24"/>
      <w:szCs w:val="24"/>
      <w:lang w:eastAsia="ar-SA"/>
    </w:rPr>
  </w:style>
  <w:style w:type="character" w:customStyle="1" w:styleId="FooterChar">
    <w:name w:val="Footer Char"/>
    <w:basedOn w:val="DefaultParagraphFont"/>
    <w:link w:val="Footer"/>
    <w:uiPriority w:val="99"/>
    <w:rsid w:val="00096AA3"/>
    <w:rPr>
      <w:sz w:val="24"/>
      <w:szCs w:val="24"/>
      <w:lang w:eastAsia="ar-SA"/>
    </w:rPr>
  </w:style>
  <w:style w:type="paragraph" w:styleId="DocumentMap">
    <w:name w:val="Document Map"/>
    <w:basedOn w:val="Normal"/>
    <w:semiHidden/>
    <w:rsid w:val="00EE0287"/>
    <w:pPr>
      <w:shd w:val="clear" w:color="auto" w:fill="000080"/>
    </w:pPr>
    <w:rPr>
      <w:rFonts w:ascii="Tahoma" w:hAnsi="Tahoma" w:cs="Tahoma"/>
    </w:rPr>
  </w:style>
  <w:style w:type="character" w:styleId="PlaceholderText">
    <w:name w:val="Placeholder Text"/>
    <w:basedOn w:val="DefaultParagraphFont"/>
    <w:uiPriority w:val="99"/>
    <w:semiHidden/>
    <w:rsid w:val="000A361B"/>
    <w:rPr>
      <w:color w:val="808080"/>
    </w:rPr>
  </w:style>
  <w:style w:type="paragraph" w:styleId="Title">
    <w:name w:val="Title"/>
    <w:basedOn w:val="Normal"/>
    <w:next w:val="Normal"/>
    <w:link w:val="TitleChar"/>
    <w:uiPriority w:val="10"/>
    <w:qFormat/>
    <w:rsid w:val="006E4C8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C86"/>
    <w:rPr>
      <w:rFonts w:asciiTheme="majorHAnsi" w:eastAsiaTheme="majorEastAsia" w:hAnsiTheme="majorHAnsi" w:cstheme="majorBidi"/>
      <w:color w:val="17365D" w:themeColor="text2" w:themeShade="BF"/>
      <w:spacing w:val="5"/>
      <w:kern w:val="28"/>
      <w:sz w:val="52"/>
      <w:szCs w:val="52"/>
      <w:lang w:eastAsia="ar-SA"/>
    </w:rPr>
  </w:style>
</w:styles>
</file>

<file path=word/webSettings.xml><?xml version="1.0" encoding="utf-8"?>
<w:webSettings xmlns:r="http://schemas.openxmlformats.org/officeDocument/2006/relationships" xmlns:w="http://schemas.openxmlformats.org/wordprocessingml/2006/main">
  <w:divs>
    <w:div w:id="231157237">
      <w:bodyDiv w:val="1"/>
      <w:marLeft w:val="0"/>
      <w:marRight w:val="0"/>
      <w:marTop w:val="0"/>
      <w:marBottom w:val="0"/>
      <w:divBdr>
        <w:top w:val="none" w:sz="0" w:space="0" w:color="auto"/>
        <w:left w:val="none" w:sz="0" w:space="0" w:color="auto"/>
        <w:bottom w:val="none" w:sz="0" w:space="0" w:color="auto"/>
        <w:right w:val="none" w:sz="0" w:space="0" w:color="auto"/>
      </w:divBdr>
    </w:div>
    <w:div w:id="951397775">
      <w:bodyDiv w:val="1"/>
      <w:marLeft w:val="0"/>
      <w:marRight w:val="0"/>
      <w:marTop w:val="0"/>
      <w:marBottom w:val="0"/>
      <w:divBdr>
        <w:top w:val="none" w:sz="0" w:space="0" w:color="auto"/>
        <w:left w:val="none" w:sz="0" w:space="0" w:color="auto"/>
        <w:bottom w:val="none" w:sz="0" w:space="0" w:color="auto"/>
        <w:right w:val="none" w:sz="0" w:space="0" w:color="auto"/>
      </w:divBdr>
    </w:div>
    <w:div w:id="1911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38.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oleObject" Target="embeddings/oleObject167.bin"/><Relationship Id="rId366" Type="http://schemas.openxmlformats.org/officeDocument/2006/relationships/oleObject" Target="embeddings/oleObject187.bin"/><Relationship Id="rId170" Type="http://schemas.openxmlformats.org/officeDocument/2006/relationships/image" Target="media/image78.wmf"/><Relationship Id="rId226" Type="http://schemas.openxmlformats.org/officeDocument/2006/relationships/image" Target="media/image106.wmf"/><Relationship Id="rId433" Type="http://schemas.openxmlformats.org/officeDocument/2006/relationships/oleObject" Target="embeddings/oleObject220.bin"/><Relationship Id="rId268" Type="http://schemas.openxmlformats.org/officeDocument/2006/relationships/image" Target="media/image125.wmf"/><Relationship Id="rId475" Type="http://schemas.openxmlformats.org/officeDocument/2006/relationships/image" Target="media/image226.wmf"/><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oleObject" Target="embeddings/oleObject59.bin"/><Relationship Id="rId335" Type="http://schemas.openxmlformats.org/officeDocument/2006/relationships/image" Target="media/image156.wmf"/><Relationship Id="rId377" Type="http://schemas.openxmlformats.org/officeDocument/2006/relationships/image" Target="media/image178.wmf"/><Relationship Id="rId500" Type="http://schemas.openxmlformats.org/officeDocument/2006/relationships/oleObject" Target="embeddings/oleObject254.bin"/><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oleObject" Target="embeddings/oleObject119.bin"/><Relationship Id="rId402" Type="http://schemas.openxmlformats.org/officeDocument/2006/relationships/oleObject" Target="embeddings/oleObject205.bin"/><Relationship Id="rId279" Type="http://schemas.openxmlformats.org/officeDocument/2006/relationships/oleObject" Target="embeddings/oleObject142.bin"/><Relationship Id="rId444" Type="http://schemas.openxmlformats.org/officeDocument/2006/relationships/image" Target="media/image212.wmf"/><Relationship Id="rId486" Type="http://schemas.openxmlformats.org/officeDocument/2006/relationships/image" Target="media/image232.png"/><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image" Target="media/image134.wmf"/><Relationship Id="rId304" Type="http://schemas.openxmlformats.org/officeDocument/2006/relationships/oleObject" Target="embeddings/oleObject157.bin"/><Relationship Id="rId346" Type="http://schemas.openxmlformats.org/officeDocument/2006/relationships/image" Target="media/image161.wmf"/><Relationship Id="rId388" Type="http://schemas.openxmlformats.org/officeDocument/2006/relationships/oleObject" Target="embeddings/oleObject198.bin"/><Relationship Id="rId511" Type="http://schemas.openxmlformats.org/officeDocument/2006/relationships/oleObject" Target="embeddings/oleObject265.bin"/><Relationship Id="rId85" Type="http://schemas.openxmlformats.org/officeDocument/2006/relationships/image" Target="media/image40.wmf"/><Relationship Id="rId150" Type="http://schemas.openxmlformats.org/officeDocument/2006/relationships/oleObject" Target="embeddings/oleObject70.bin"/><Relationship Id="rId192" Type="http://schemas.openxmlformats.org/officeDocument/2006/relationships/image" Target="media/image89.wmf"/><Relationship Id="rId206" Type="http://schemas.openxmlformats.org/officeDocument/2006/relationships/image" Target="media/image96.wmf"/><Relationship Id="rId413" Type="http://schemas.openxmlformats.org/officeDocument/2006/relationships/image" Target="media/image196.wmf"/><Relationship Id="rId248" Type="http://schemas.openxmlformats.org/officeDocument/2006/relationships/oleObject" Target="embeddings/oleObject124.bin"/><Relationship Id="rId455" Type="http://schemas.openxmlformats.org/officeDocument/2006/relationships/oleObject" Target="embeddings/oleObject231.bin"/><Relationship Id="rId497" Type="http://schemas.openxmlformats.org/officeDocument/2006/relationships/oleObject" Target="embeddings/oleObject252.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46.wmf"/><Relationship Id="rId357" Type="http://schemas.openxmlformats.org/officeDocument/2006/relationships/oleObject" Target="embeddings/oleObject184.bin"/><Relationship Id="rId54" Type="http://schemas.openxmlformats.org/officeDocument/2006/relationships/oleObject" Target="embeddings/oleObject23.bin"/><Relationship Id="rId96" Type="http://schemas.openxmlformats.org/officeDocument/2006/relationships/image" Target="media/image46.wmf"/><Relationship Id="rId161" Type="http://schemas.openxmlformats.org/officeDocument/2006/relationships/oleObject" Target="embeddings/oleObject78.bin"/><Relationship Id="rId217" Type="http://schemas.openxmlformats.org/officeDocument/2006/relationships/oleObject" Target="embeddings/oleObject109.bin"/><Relationship Id="rId399" Type="http://schemas.openxmlformats.org/officeDocument/2006/relationships/image" Target="media/image189.wmf"/><Relationship Id="rId259" Type="http://schemas.openxmlformats.org/officeDocument/2006/relationships/image" Target="media/image123.wmf"/><Relationship Id="rId424" Type="http://schemas.openxmlformats.org/officeDocument/2006/relationships/image" Target="media/image202.wmf"/><Relationship Id="rId466" Type="http://schemas.openxmlformats.org/officeDocument/2006/relationships/image" Target="media/image222.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26.wmf"/><Relationship Id="rId326" Type="http://schemas.openxmlformats.org/officeDocument/2006/relationships/oleObject" Target="embeddings/oleObject168.bin"/><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88.bin"/><Relationship Id="rId172" Type="http://schemas.openxmlformats.org/officeDocument/2006/relationships/image" Target="media/image79.wmf"/><Relationship Id="rId228" Type="http://schemas.openxmlformats.org/officeDocument/2006/relationships/image" Target="media/image107.wmf"/><Relationship Id="rId435" Type="http://schemas.openxmlformats.org/officeDocument/2006/relationships/oleObject" Target="embeddings/oleObject221.bin"/><Relationship Id="rId477" Type="http://schemas.openxmlformats.org/officeDocument/2006/relationships/oleObject" Target="embeddings/oleObject243.bin"/><Relationship Id="rId281" Type="http://schemas.openxmlformats.org/officeDocument/2006/relationships/oleObject" Target="embeddings/oleObject143.bin"/><Relationship Id="rId337" Type="http://schemas.openxmlformats.org/officeDocument/2006/relationships/oleObject" Target="embeddings/oleObject174.bin"/><Relationship Id="rId502" Type="http://schemas.openxmlformats.org/officeDocument/2006/relationships/oleObject" Target="embeddings/oleObject256.bin"/><Relationship Id="rId34" Type="http://schemas.openxmlformats.org/officeDocument/2006/relationships/image" Target="media/image14.wmf"/><Relationship Id="rId76" Type="http://schemas.openxmlformats.org/officeDocument/2006/relationships/oleObject" Target="embeddings/oleObject34.bin"/><Relationship Id="rId141" Type="http://schemas.openxmlformats.org/officeDocument/2006/relationships/image" Target="media/image69.wmf"/><Relationship Id="rId379" Type="http://schemas.openxmlformats.org/officeDocument/2006/relationships/image" Target="media/image179.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0.bin"/><Relationship Id="rId390" Type="http://schemas.openxmlformats.org/officeDocument/2006/relationships/oleObject" Target="embeddings/oleObject199.bin"/><Relationship Id="rId404" Type="http://schemas.openxmlformats.org/officeDocument/2006/relationships/oleObject" Target="embeddings/oleObject206.bin"/><Relationship Id="rId446" Type="http://schemas.openxmlformats.org/officeDocument/2006/relationships/image" Target="media/image213.wmf"/><Relationship Id="rId250" Type="http://schemas.openxmlformats.org/officeDocument/2006/relationships/oleObject" Target="embeddings/oleObject125.bin"/><Relationship Id="rId292" Type="http://schemas.openxmlformats.org/officeDocument/2006/relationships/image" Target="media/image135.wmf"/><Relationship Id="rId306" Type="http://schemas.openxmlformats.org/officeDocument/2006/relationships/oleObject" Target="embeddings/oleObject158.bin"/><Relationship Id="rId488" Type="http://schemas.openxmlformats.org/officeDocument/2006/relationships/oleObject" Target="embeddings/oleObject248.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image" Target="media/image53.wmf"/><Relationship Id="rId348" Type="http://schemas.openxmlformats.org/officeDocument/2006/relationships/image" Target="media/image162.wmf"/><Relationship Id="rId513" Type="http://schemas.openxmlformats.org/officeDocument/2006/relationships/header" Target="header1.xml"/><Relationship Id="rId152" Type="http://schemas.openxmlformats.org/officeDocument/2006/relationships/image" Target="media/image74.png"/><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197.wmf"/><Relationship Id="rId457" Type="http://schemas.openxmlformats.org/officeDocument/2006/relationships/oleObject" Target="embeddings/oleObject232.bin"/><Relationship Id="rId261" Type="http://schemas.openxmlformats.org/officeDocument/2006/relationships/oleObject" Target="embeddings/oleObject131.bin"/><Relationship Id="rId499" Type="http://schemas.openxmlformats.org/officeDocument/2006/relationships/oleObject" Target="embeddings/oleObject253.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oleObject" Target="embeddings/oleObject144.bin"/><Relationship Id="rId317" Type="http://schemas.openxmlformats.org/officeDocument/2006/relationships/image" Target="media/image147.wmf"/><Relationship Id="rId338" Type="http://schemas.openxmlformats.org/officeDocument/2006/relationships/image" Target="media/image157.wmf"/><Relationship Id="rId359" Type="http://schemas.openxmlformats.org/officeDocument/2006/relationships/image" Target="media/image168.wmf"/><Relationship Id="rId503" Type="http://schemas.openxmlformats.org/officeDocument/2006/relationships/oleObject" Target="embeddings/oleObject257.bin"/><Relationship Id="rId8" Type="http://schemas.openxmlformats.org/officeDocument/2006/relationships/image" Target="media/image1.wmf"/><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oleObject" Target="embeddings/oleObject80.bin"/><Relationship Id="rId184" Type="http://schemas.openxmlformats.org/officeDocument/2006/relationships/image" Target="media/image85.wmf"/><Relationship Id="rId219" Type="http://schemas.openxmlformats.org/officeDocument/2006/relationships/oleObject" Target="embeddings/oleObject110.bin"/><Relationship Id="rId370" Type="http://schemas.openxmlformats.org/officeDocument/2006/relationships/oleObject" Target="embeddings/oleObject189.bin"/><Relationship Id="rId391" Type="http://schemas.openxmlformats.org/officeDocument/2006/relationships/image" Target="media/image185.wmf"/><Relationship Id="rId405" Type="http://schemas.openxmlformats.org/officeDocument/2006/relationships/image" Target="media/image192.wmf"/><Relationship Id="rId426" Type="http://schemas.openxmlformats.org/officeDocument/2006/relationships/image" Target="media/image203.wmf"/><Relationship Id="rId447" Type="http://schemas.openxmlformats.org/officeDocument/2006/relationships/oleObject" Target="embeddings/oleObject227.bin"/><Relationship Id="rId230" Type="http://schemas.openxmlformats.org/officeDocument/2006/relationships/image" Target="media/image108.wmf"/><Relationship Id="rId251" Type="http://schemas.openxmlformats.org/officeDocument/2006/relationships/image" Target="media/image119.wmf"/><Relationship Id="rId468" Type="http://schemas.openxmlformats.org/officeDocument/2006/relationships/oleObject" Target="embeddings/oleObject239.bin"/><Relationship Id="rId489" Type="http://schemas.openxmlformats.org/officeDocument/2006/relationships/image" Target="media/image234.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27.wmf"/><Relationship Id="rId293" Type="http://schemas.openxmlformats.org/officeDocument/2006/relationships/oleObject" Target="embeddings/oleObject151.bin"/><Relationship Id="rId307" Type="http://schemas.openxmlformats.org/officeDocument/2006/relationships/image" Target="media/image142.wmf"/><Relationship Id="rId328" Type="http://schemas.openxmlformats.org/officeDocument/2006/relationships/oleObject" Target="embeddings/oleObject169.bin"/><Relationship Id="rId349" Type="http://schemas.openxmlformats.org/officeDocument/2006/relationships/oleObject" Target="embeddings/oleObject180.bin"/><Relationship Id="rId514" Type="http://schemas.openxmlformats.org/officeDocument/2006/relationships/header" Target="header2.xml"/><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image" Target="media/image80.wmf"/><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oleObject" Target="embeddings/oleObject185.bin"/><Relationship Id="rId381" Type="http://schemas.openxmlformats.org/officeDocument/2006/relationships/image" Target="media/image180.wmf"/><Relationship Id="rId416" Type="http://schemas.openxmlformats.org/officeDocument/2006/relationships/oleObject" Target="embeddings/oleObject212.bin"/><Relationship Id="rId220" Type="http://schemas.openxmlformats.org/officeDocument/2006/relationships/image" Target="media/image103.wmf"/><Relationship Id="rId241" Type="http://schemas.openxmlformats.org/officeDocument/2006/relationships/oleObject" Target="embeddings/oleObject121.bin"/><Relationship Id="rId437" Type="http://schemas.openxmlformats.org/officeDocument/2006/relationships/oleObject" Target="embeddings/oleObject222.bin"/><Relationship Id="rId458" Type="http://schemas.openxmlformats.org/officeDocument/2006/relationships/image" Target="media/image219.wmf"/><Relationship Id="rId479" Type="http://schemas.openxmlformats.org/officeDocument/2006/relationships/oleObject" Target="embeddings/oleObject244.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262" Type="http://schemas.openxmlformats.org/officeDocument/2006/relationships/oleObject" Target="embeddings/oleObject132.bin"/><Relationship Id="rId283" Type="http://schemas.openxmlformats.org/officeDocument/2006/relationships/oleObject" Target="embeddings/oleObject145.bin"/><Relationship Id="rId318" Type="http://schemas.openxmlformats.org/officeDocument/2006/relationships/oleObject" Target="embeddings/oleObject164.bin"/><Relationship Id="rId339" Type="http://schemas.openxmlformats.org/officeDocument/2006/relationships/oleObject" Target="embeddings/oleObject175.bin"/><Relationship Id="rId490" Type="http://schemas.openxmlformats.org/officeDocument/2006/relationships/oleObject" Target="embeddings/oleObject249.bin"/><Relationship Id="rId504" Type="http://schemas.openxmlformats.org/officeDocument/2006/relationships/oleObject" Target="embeddings/oleObject258.bin"/><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0.wmf"/><Relationship Id="rId164" Type="http://schemas.openxmlformats.org/officeDocument/2006/relationships/oleObject" Target="embeddings/oleObject81.bin"/><Relationship Id="rId185" Type="http://schemas.openxmlformats.org/officeDocument/2006/relationships/oleObject" Target="embeddings/oleObject93.bin"/><Relationship Id="rId350" Type="http://schemas.openxmlformats.org/officeDocument/2006/relationships/image" Target="media/image163.wmf"/><Relationship Id="rId371" Type="http://schemas.openxmlformats.org/officeDocument/2006/relationships/image" Target="media/image175.wmf"/><Relationship Id="rId406" Type="http://schemas.openxmlformats.org/officeDocument/2006/relationships/oleObject" Target="embeddings/oleObject207.bin"/><Relationship Id="rId9" Type="http://schemas.openxmlformats.org/officeDocument/2006/relationships/oleObject" Target="embeddings/oleObject1.bin"/><Relationship Id="rId210" Type="http://schemas.openxmlformats.org/officeDocument/2006/relationships/image" Target="media/image98.wmf"/><Relationship Id="rId392" Type="http://schemas.openxmlformats.org/officeDocument/2006/relationships/oleObject" Target="embeddings/oleObject200.bin"/><Relationship Id="rId427" Type="http://schemas.openxmlformats.org/officeDocument/2006/relationships/oleObject" Target="embeddings/oleObject217.bin"/><Relationship Id="rId448" Type="http://schemas.openxmlformats.org/officeDocument/2006/relationships/image" Target="media/image214.wmf"/><Relationship Id="rId469" Type="http://schemas.openxmlformats.org/officeDocument/2006/relationships/image" Target="media/image223.png"/><Relationship Id="rId26" Type="http://schemas.openxmlformats.org/officeDocument/2006/relationships/image" Target="media/image10.wmf"/><Relationship Id="rId231" Type="http://schemas.openxmlformats.org/officeDocument/2006/relationships/oleObject" Target="embeddings/oleObject116.bin"/><Relationship Id="rId252" Type="http://schemas.openxmlformats.org/officeDocument/2006/relationships/oleObject" Target="embeddings/oleObject126.bin"/><Relationship Id="rId273" Type="http://schemas.openxmlformats.org/officeDocument/2006/relationships/oleObject" Target="embeddings/oleObject139.bin"/><Relationship Id="rId294" Type="http://schemas.openxmlformats.org/officeDocument/2006/relationships/image" Target="media/image136.wmf"/><Relationship Id="rId308" Type="http://schemas.openxmlformats.org/officeDocument/2006/relationships/oleObject" Target="embeddings/oleObject159.bin"/><Relationship Id="rId329" Type="http://schemas.openxmlformats.org/officeDocument/2006/relationships/image" Target="media/image153.wmf"/><Relationship Id="rId480" Type="http://schemas.openxmlformats.org/officeDocument/2006/relationships/image" Target="media/image229.wmf"/><Relationship Id="rId515" Type="http://schemas.openxmlformats.org/officeDocument/2006/relationships/footer" Target="footer1.xml"/><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oleObject" Target="embeddings/oleObject88.bin"/><Relationship Id="rId340" Type="http://schemas.openxmlformats.org/officeDocument/2006/relationships/image" Target="media/image158.wmf"/><Relationship Id="rId361" Type="http://schemas.openxmlformats.org/officeDocument/2006/relationships/image" Target="media/image169.wmf"/><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oleObject" Target="embeddings/oleObject195.bin"/><Relationship Id="rId417" Type="http://schemas.openxmlformats.org/officeDocument/2006/relationships/image" Target="media/image198.wmf"/><Relationship Id="rId438" Type="http://schemas.openxmlformats.org/officeDocument/2006/relationships/image" Target="media/image209.wmf"/><Relationship Id="rId459" Type="http://schemas.openxmlformats.org/officeDocument/2006/relationships/oleObject" Target="embeddings/oleObject233.bin"/><Relationship Id="rId16" Type="http://schemas.openxmlformats.org/officeDocument/2006/relationships/image" Target="media/image5.wmf"/><Relationship Id="rId221" Type="http://schemas.openxmlformats.org/officeDocument/2006/relationships/oleObject" Target="embeddings/oleObject111.bin"/><Relationship Id="rId242" Type="http://schemas.openxmlformats.org/officeDocument/2006/relationships/image" Target="media/image114.wmf"/><Relationship Id="rId263" Type="http://schemas.openxmlformats.org/officeDocument/2006/relationships/oleObject" Target="embeddings/oleObject133.bin"/><Relationship Id="rId284" Type="http://schemas.openxmlformats.org/officeDocument/2006/relationships/image" Target="media/image132.wmf"/><Relationship Id="rId319" Type="http://schemas.openxmlformats.org/officeDocument/2006/relationships/image" Target="media/image148.wmf"/><Relationship Id="rId470" Type="http://schemas.openxmlformats.org/officeDocument/2006/relationships/image" Target="media/image224.png"/><Relationship Id="rId491" Type="http://schemas.openxmlformats.org/officeDocument/2006/relationships/image" Target="media/image235.wmf"/><Relationship Id="rId505" Type="http://schemas.openxmlformats.org/officeDocument/2006/relationships/oleObject" Target="embeddings/oleObject259.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oleObject" Target="embeddings/oleObject67.bin"/><Relationship Id="rId330" Type="http://schemas.openxmlformats.org/officeDocument/2006/relationships/oleObject" Target="embeddings/oleObject170.bin"/><Relationship Id="rId90" Type="http://schemas.openxmlformats.org/officeDocument/2006/relationships/image" Target="media/image43.wmf"/><Relationship Id="rId165" Type="http://schemas.openxmlformats.org/officeDocument/2006/relationships/oleObject" Target="embeddings/oleObject82.bin"/><Relationship Id="rId186" Type="http://schemas.openxmlformats.org/officeDocument/2006/relationships/image" Target="media/image86.wmf"/><Relationship Id="rId351" Type="http://schemas.openxmlformats.org/officeDocument/2006/relationships/oleObject" Target="embeddings/oleObject181.bin"/><Relationship Id="rId372" Type="http://schemas.openxmlformats.org/officeDocument/2006/relationships/oleObject" Target="embeddings/oleObject190.bin"/><Relationship Id="rId393" Type="http://schemas.openxmlformats.org/officeDocument/2006/relationships/image" Target="media/image186.wmf"/><Relationship Id="rId407" Type="http://schemas.openxmlformats.org/officeDocument/2006/relationships/image" Target="media/image193.wmf"/><Relationship Id="rId428" Type="http://schemas.openxmlformats.org/officeDocument/2006/relationships/image" Target="media/image204.png"/><Relationship Id="rId449" Type="http://schemas.openxmlformats.org/officeDocument/2006/relationships/oleObject" Target="embeddings/oleObject228.bin"/><Relationship Id="rId211" Type="http://schemas.openxmlformats.org/officeDocument/2006/relationships/oleObject" Target="embeddings/oleObject106.bin"/><Relationship Id="rId232" Type="http://schemas.openxmlformats.org/officeDocument/2006/relationships/image" Target="media/image109.wmf"/><Relationship Id="rId253" Type="http://schemas.openxmlformats.org/officeDocument/2006/relationships/image" Target="media/image120.wmf"/><Relationship Id="rId274" Type="http://schemas.openxmlformats.org/officeDocument/2006/relationships/image" Target="media/image128.wmf"/><Relationship Id="rId295" Type="http://schemas.openxmlformats.org/officeDocument/2006/relationships/oleObject" Target="embeddings/oleObject152.bin"/><Relationship Id="rId309" Type="http://schemas.openxmlformats.org/officeDocument/2006/relationships/image" Target="media/image143.wmf"/><Relationship Id="rId460" Type="http://schemas.openxmlformats.org/officeDocument/2006/relationships/oleObject" Target="embeddings/oleObject234.bin"/><Relationship Id="rId481" Type="http://schemas.openxmlformats.org/officeDocument/2006/relationships/oleObject" Target="embeddings/oleObject245.bin"/><Relationship Id="rId516" Type="http://schemas.openxmlformats.org/officeDocument/2006/relationships/fontTable" Target="fontTable.xml"/><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2.bin"/><Relationship Id="rId134" Type="http://schemas.openxmlformats.org/officeDocument/2006/relationships/oleObject" Target="embeddings/oleObject62.bin"/><Relationship Id="rId320" Type="http://schemas.openxmlformats.org/officeDocument/2006/relationships/oleObject" Target="embeddings/oleObject165.bin"/><Relationship Id="rId80" Type="http://schemas.openxmlformats.org/officeDocument/2006/relationships/oleObject" Target="embeddings/oleObject36.bin"/><Relationship Id="rId155" Type="http://schemas.openxmlformats.org/officeDocument/2006/relationships/image" Target="media/image76.wmf"/><Relationship Id="rId176" Type="http://schemas.openxmlformats.org/officeDocument/2006/relationships/image" Target="media/image81.wmf"/><Relationship Id="rId197" Type="http://schemas.openxmlformats.org/officeDocument/2006/relationships/oleObject" Target="embeddings/oleObject99.bin"/><Relationship Id="rId341" Type="http://schemas.openxmlformats.org/officeDocument/2006/relationships/oleObject" Target="embeddings/oleObject176.bin"/><Relationship Id="rId362" Type="http://schemas.openxmlformats.org/officeDocument/2006/relationships/image" Target="media/image170.wmf"/><Relationship Id="rId383" Type="http://schemas.openxmlformats.org/officeDocument/2006/relationships/image" Target="media/image181.wmf"/><Relationship Id="rId418" Type="http://schemas.openxmlformats.org/officeDocument/2006/relationships/oleObject" Target="embeddings/oleObject213.bin"/><Relationship Id="rId439" Type="http://schemas.openxmlformats.org/officeDocument/2006/relationships/oleObject" Target="embeddings/oleObject223.bin"/><Relationship Id="rId201" Type="http://schemas.openxmlformats.org/officeDocument/2006/relationships/oleObject" Target="embeddings/oleObject101.bin"/><Relationship Id="rId222" Type="http://schemas.openxmlformats.org/officeDocument/2006/relationships/image" Target="media/image104.wmf"/><Relationship Id="rId243" Type="http://schemas.openxmlformats.org/officeDocument/2006/relationships/oleObject" Target="embeddings/oleObject122.bin"/><Relationship Id="rId264" Type="http://schemas.openxmlformats.org/officeDocument/2006/relationships/oleObject" Target="embeddings/oleObject134.bin"/><Relationship Id="rId285" Type="http://schemas.openxmlformats.org/officeDocument/2006/relationships/oleObject" Target="embeddings/oleObject146.bin"/><Relationship Id="rId450" Type="http://schemas.openxmlformats.org/officeDocument/2006/relationships/image" Target="media/image215.wmf"/><Relationship Id="rId471" Type="http://schemas.openxmlformats.org/officeDocument/2006/relationships/image" Target="media/image225.wmf"/><Relationship Id="rId506" Type="http://schemas.openxmlformats.org/officeDocument/2006/relationships/oleObject" Target="embeddings/oleObject260.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png"/><Relationship Id="rId310" Type="http://schemas.openxmlformats.org/officeDocument/2006/relationships/oleObject" Target="embeddings/oleObject160.bin"/><Relationship Id="rId492" Type="http://schemas.openxmlformats.org/officeDocument/2006/relationships/oleObject" Target="embeddings/oleObject250.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oleObject" Target="embeddings/oleObject83.bin"/><Relationship Id="rId187" Type="http://schemas.openxmlformats.org/officeDocument/2006/relationships/oleObject" Target="embeddings/oleObject94.bin"/><Relationship Id="rId331" Type="http://schemas.openxmlformats.org/officeDocument/2006/relationships/image" Target="media/image154.wmf"/><Relationship Id="rId352" Type="http://schemas.openxmlformats.org/officeDocument/2006/relationships/image" Target="media/image164.wmf"/><Relationship Id="rId373" Type="http://schemas.openxmlformats.org/officeDocument/2006/relationships/image" Target="media/image176.wmf"/><Relationship Id="rId394" Type="http://schemas.openxmlformats.org/officeDocument/2006/relationships/oleObject" Target="embeddings/oleObject201.bin"/><Relationship Id="rId408" Type="http://schemas.openxmlformats.org/officeDocument/2006/relationships/oleObject" Target="embeddings/oleObject208.bin"/><Relationship Id="rId429" Type="http://schemas.openxmlformats.org/officeDocument/2006/relationships/oleObject" Target="embeddings/oleObject218.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7.bin"/><Relationship Id="rId254" Type="http://schemas.openxmlformats.org/officeDocument/2006/relationships/oleObject" Target="embeddings/oleObject127.bin"/><Relationship Id="rId440" Type="http://schemas.openxmlformats.org/officeDocument/2006/relationships/image" Target="media/image210.png"/><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5.wmf"/><Relationship Id="rId275" Type="http://schemas.openxmlformats.org/officeDocument/2006/relationships/oleObject" Target="embeddings/oleObject140.bin"/><Relationship Id="rId296" Type="http://schemas.openxmlformats.org/officeDocument/2006/relationships/image" Target="media/image137.wmf"/><Relationship Id="rId300" Type="http://schemas.openxmlformats.org/officeDocument/2006/relationships/oleObject" Target="embeddings/oleObject155.bin"/><Relationship Id="rId461" Type="http://schemas.openxmlformats.org/officeDocument/2006/relationships/image" Target="media/image220.wmf"/><Relationship Id="rId482" Type="http://schemas.openxmlformats.org/officeDocument/2006/relationships/image" Target="media/image230.wmf"/><Relationship Id="rId517" Type="http://schemas.openxmlformats.org/officeDocument/2006/relationships/theme" Target="theme/theme1.xml"/><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oleObject" Target="embeddings/oleObject89.bin"/><Relationship Id="rId198" Type="http://schemas.openxmlformats.org/officeDocument/2006/relationships/image" Target="media/image92.wmf"/><Relationship Id="rId321" Type="http://schemas.openxmlformats.org/officeDocument/2006/relationships/image" Target="media/image149.wmf"/><Relationship Id="rId342" Type="http://schemas.openxmlformats.org/officeDocument/2006/relationships/image" Target="media/image159.wmf"/><Relationship Id="rId363" Type="http://schemas.openxmlformats.org/officeDocument/2006/relationships/oleObject" Target="embeddings/oleObject186.bin"/><Relationship Id="rId384" Type="http://schemas.openxmlformats.org/officeDocument/2006/relationships/oleObject" Target="embeddings/oleObject196.bin"/><Relationship Id="rId419" Type="http://schemas.openxmlformats.org/officeDocument/2006/relationships/image" Target="media/image199.wmf"/><Relationship Id="rId202" Type="http://schemas.openxmlformats.org/officeDocument/2006/relationships/image" Target="media/image94.wmf"/><Relationship Id="rId223" Type="http://schemas.openxmlformats.org/officeDocument/2006/relationships/oleObject" Target="embeddings/oleObject112.bin"/><Relationship Id="rId244" Type="http://schemas.openxmlformats.org/officeDocument/2006/relationships/image" Target="media/image115.png"/><Relationship Id="rId430" Type="http://schemas.openxmlformats.org/officeDocument/2006/relationships/image" Target="media/image205.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4.wmf"/><Relationship Id="rId286" Type="http://schemas.openxmlformats.org/officeDocument/2006/relationships/image" Target="media/image133.wmf"/><Relationship Id="rId451" Type="http://schemas.openxmlformats.org/officeDocument/2006/relationships/oleObject" Target="embeddings/oleObject229.bin"/><Relationship Id="rId472" Type="http://schemas.openxmlformats.org/officeDocument/2006/relationships/oleObject" Target="embeddings/oleObject240.bin"/><Relationship Id="rId493" Type="http://schemas.openxmlformats.org/officeDocument/2006/relationships/image" Target="media/image236.wmf"/><Relationship Id="rId507" Type="http://schemas.openxmlformats.org/officeDocument/2006/relationships/oleObject" Target="embeddings/oleObject261.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oleObject" Target="embeddings/oleObject84.bin"/><Relationship Id="rId188" Type="http://schemas.openxmlformats.org/officeDocument/2006/relationships/image" Target="media/image87.wmf"/><Relationship Id="rId311" Type="http://schemas.openxmlformats.org/officeDocument/2006/relationships/image" Target="media/image144.wmf"/><Relationship Id="rId332" Type="http://schemas.openxmlformats.org/officeDocument/2006/relationships/oleObject" Target="embeddings/oleObject171.bin"/><Relationship Id="rId353" Type="http://schemas.openxmlformats.org/officeDocument/2006/relationships/oleObject" Target="embeddings/oleObject182.bin"/><Relationship Id="rId374" Type="http://schemas.openxmlformats.org/officeDocument/2006/relationships/oleObject" Target="embeddings/oleObject191.bin"/><Relationship Id="rId395" Type="http://schemas.openxmlformats.org/officeDocument/2006/relationships/image" Target="media/image187.wmf"/><Relationship Id="rId409" Type="http://schemas.openxmlformats.org/officeDocument/2006/relationships/image" Target="media/image194.wmf"/><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image" Target="media/image110.wmf"/><Relationship Id="rId420" Type="http://schemas.openxmlformats.org/officeDocument/2006/relationships/oleObject" Target="embeddings/oleObject214.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53.bin"/><Relationship Id="rId441" Type="http://schemas.openxmlformats.org/officeDocument/2006/relationships/oleObject" Target="embeddings/oleObject224.bin"/><Relationship Id="rId462" Type="http://schemas.openxmlformats.org/officeDocument/2006/relationships/oleObject" Target="embeddings/oleObject235.bin"/><Relationship Id="rId483" Type="http://schemas.openxmlformats.org/officeDocument/2006/relationships/oleObject" Target="embeddings/oleObject246.bin"/><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2.wmf"/><Relationship Id="rId301" Type="http://schemas.openxmlformats.org/officeDocument/2006/relationships/image" Target="media/image139.wmf"/><Relationship Id="rId322" Type="http://schemas.openxmlformats.org/officeDocument/2006/relationships/oleObject" Target="embeddings/oleObject166.bin"/><Relationship Id="rId343" Type="http://schemas.openxmlformats.org/officeDocument/2006/relationships/oleObject" Target="embeddings/oleObject177.bin"/><Relationship Id="rId364" Type="http://schemas.openxmlformats.org/officeDocument/2006/relationships/image" Target="media/image171.jpeg"/><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100.bin"/><Relationship Id="rId203" Type="http://schemas.openxmlformats.org/officeDocument/2006/relationships/oleObject" Target="embeddings/oleObject102.bin"/><Relationship Id="rId385" Type="http://schemas.openxmlformats.org/officeDocument/2006/relationships/image" Target="media/image182.wmf"/><Relationship Id="rId19" Type="http://schemas.openxmlformats.org/officeDocument/2006/relationships/oleObject" Target="embeddings/oleObject6.bin"/><Relationship Id="rId224" Type="http://schemas.openxmlformats.org/officeDocument/2006/relationships/image" Target="media/image105.wmf"/><Relationship Id="rId245" Type="http://schemas.openxmlformats.org/officeDocument/2006/relationships/image" Target="media/image116.wmf"/><Relationship Id="rId266" Type="http://schemas.openxmlformats.org/officeDocument/2006/relationships/oleObject" Target="embeddings/oleObject135.bin"/><Relationship Id="rId287" Type="http://schemas.openxmlformats.org/officeDocument/2006/relationships/oleObject" Target="embeddings/oleObject147.bin"/><Relationship Id="rId410" Type="http://schemas.openxmlformats.org/officeDocument/2006/relationships/oleObject" Target="embeddings/oleObject209.bin"/><Relationship Id="rId431" Type="http://schemas.openxmlformats.org/officeDocument/2006/relationships/oleObject" Target="embeddings/oleObject219.bin"/><Relationship Id="rId452" Type="http://schemas.openxmlformats.org/officeDocument/2006/relationships/image" Target="media/image216.wmf"/><Relationship Id="rId473" Type="http://schemas.openxmlformats.org/officeDocument/2006/relationships/oleObject" Target="embeddings/oleObject241.bin"/><Relationship Id="rId494" Type="http://schemas.openxmlformats.org/officeDocument/2006/relationships/oleObject" Target="embeddings/oleObject251.bin"/><Relationship Id="rId508" Type="http://schemas.openxmlformats.org/officeDocument/2006/relationships/oleObject" Target="embeddings/oleObject262.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image" Target="media/image77.wmf"/><Relationship Id="rId312" Type="http://schemas.openxmlformats.org/officeDocument/2006/relationships/oleObject" Target="embeddings/oleObject161.bin"/><Relationship Id="rId333" Type="http://schemas.openxmlformats.org/officeDocument/2006/relationships/image" Target="media/image155.wmf"/><Relationship Id="rId354" Type="http://schemas.openxmlformats.org/officeDocument/2006/relationships/image" Target="media/image165.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oleObject" Target="embeddings/oleObject95.bin"/><Relationship Id="rId375" Type="http://schemas.openxmlformats.org/officeDocument/2006/relationships/image" Target="media/image177.wmf"/><Relationship Id="rId396" Type="http://schemas.openxmlformats.org/officeDocument/2006/relationships/oleObject" Target="embeddings/oleObject202.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18.bin"/><Relationship Id="rId256" Type="http://schemas.openxmlformats.org/officeDocument/2006/relationships/image" Target="media/image121.png"/><Relationship Id="rId277" Type="http://schemas.openxmlformats.org/officeDocument/2006/relationships/oleObject" Target="embeddings/oleObject141.bin"/><Relationship Id="rId298" Type="http://schemas.openxmlformats.org/officeDocument/2006/relationships/oleObject" Target="embeddings/oleObject154.bin"/><Relationship Id="rId400" Type="http://schemas.openxmlformats.org/officeDocument/2006/relationships/oleObject" Target="embeddings/oleObject204.bin"/><Relationship Id="rId421" Type="http://schemas.openxmlformats.org/officeDocument/2006/relationships/image" Target="media/image200.wmf"/><Relationship Id="rId442" Type="http://schemas.openxmlformats.org/officeDocument/2006/relationships/image" Target="media/image211.wmf"/><Relationship Id="rId463" Type="http://schemas.openxmlformats.org/officeDocument/2006/relationships/image" Target="media/image221.wmf"/><Relationship Id="rId484" Type="http://schemas.openxmlformats.org/officeDocument/2006/relationships/image" Target="media/image231.wmf"/><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5.bin"/><Relationship Id="rId302" Type="http://schemas.openxmlformats.org/officeDocument/2006/relationships/oleObject" Target="embeddings/oleObject156.bin"/><Relationship Id="rId323" Type="http://schemas.openxmlformats.org/officeDocument/2006/relationships/image" Target="media/image150.wmf"/><Relationship Id="rId344" Type="http://schemas.openxmlformats.org/officeDocument/2006/relationships/image" Target="media/image160.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90.bin"/><Relationship Id="rId365" Type="http://schemas.openxmlformats.org/officeDocument/2006/relationships/image" Target="media/image172.wmf"/><Relationship Id="rId386" Type="http://schemas.openxmlformats.org/officeDocument/2006/relationships/oleObject" Target="embeddings/oleObject197.bin"/><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13.bin"/><Relationship Id="rId246" Type="http://schemas.openxmlformats.org/officeDocument/2006/relationships/oleObject" Target="embeddings/oleObject123.bin"/><Relationship Id="rId267" Type="http://schemas.openxmlformats.org/officeDocument/2006/relationships/oleObject" Target="embeddings/oleObject136.bin"/><Relationship Id="rId288" Type="http://schemas.openxmlformats.org/officeDocument/2006/relationships/oleObject" Target="embeddings/oleObject148.bin"/><Relationship Id="rId411" Type="http://schemas.openxmlformats.org/officeDocument/2006/relationships/image" Target="media/image195.wmf"/><Relationship Id="rId432" Type="http://schemas.openxmlformats.org/officeDocument/2006/relationships/image" Target="media/image206.png"/><Relationship Id="rId453" Type="http://schemas.openxmlformats.org/officeDocument/2006/relationships/oleObject" Target="embeddings/oleObject230.bin"/><Relationship Id="rId474" Type="http://schemas.openxmlformats.org/officeDocument/2006/relationships/oleObject" Target="embeddings/oleObject242.bin"/><Relationship Id="rId509" Type="http://schemas.openxmlformats.org/officeDocument/2006/relationships/oleObject" Target="embeddings/oleObject263.bin"/><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45.wmf"/><Relationship Id="rId495" Type="http://schemas.openxmlformats.org/officeDocument/2006/relationships/image" Target="media/image237.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oleObject" Target="embeddings/oleObject69.bin"/><Relationship Id="rId169" Type="http://schemas.openxmlformats.org/officeDocument/2006/relationships/oleObject" Target="embeddings/oleObject85.bin"/><Relationship Id="rId334" Type="http://schemas.openxmlformats.org/officeDocument/2006/relationships/oleObject" Target="embeddings/oleObject172.bin"/><Relationship Id="rId355" Type="http://schemas.openxmlformats.org/officeDocument/2006/relationships/oleObject" Target="embeddings/oleObject183.bin"/><Relationship Id="rId376" Type="http://schemas.openxmlformats.org/officeDocument/2006/relationships/oleObject" Target="embeddings/oleObject192.bin"/><Relationship Id="rId397"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108.bin"/><Relationship Id="rId236" Type="http://schemas.openxmlformats.org/officeDocument/2006/relationships/image" Target="media/image111.wmf"/><Relationship Id="rId257" Type="http://schemas.openxmlformats.org/officeDocument/2006/relationships/image" Target="media/image122.wmf"/><Relationship Id="rId278" Type="http://schemas.openxmlformats.org/officeDocument/2006/relationships/image" Target="media/image130.wmf"/><Relationship Id="rId401" Type="http://schemas.openxmlformats.org/officeDocument/2006/relationships/image" Target="media/image190.wmf"/><Relationship Id="rId422" Type="http://schemas.openxmlformats.org/officeDocument/2006/relationships/oleObject" Target="embeddings/oleObject215.bin"/><Relationship Id="rId443" Type="http://schemas.openxmlformats.org/officeDocument/2006/relationships/oleObject" Target="embeddings/oleObject225.bin"/><Relationship Id="rId464" Type="http://schemas.openxmlformats.org/officeDocument/2006/relationships/oleObject" Target="embeddings/oleObject236.bin"/><Relationship Id="rId303" Type="http://schemas.openxmlformats.org/officeDocument/2006/relationships/image" Target="media/image140.wmf"/><Relationship Id="rId485" Type="http://schemas.openxmlformats.org/officeDocument/2006/relationships/oleObject" Target="embeddings/oleObject247.bin"/><Relationship Id="rId42" Type="http://schemas.openxmlformats.org/officeDocument/2006/relationships/image" Target="media/image18.png"/><Relationship Id="rId84" Type="http://schemas.openxmlformats.org/officeDocument/2006/relationships/oleObject" Target="embeddings/oleObject38.bin"/><Relationship Id="rId138" Type="http://schemas.openxmlformats.org/officeDocument/2006/relationships/oleObject" Target="embeddings/oleObject64.bin"/><Relationship Id="rId345" Type="http://schemas.openxmlformats.org/officeDocument/2006/relationships/oleObject" Target="embeddings/oleObject178.bin"/><Relationship Id="rId387" Type="http://schemas.openxmlformats.org/officeDocument/2006/relationships/image" Target="media/image183.wmf"/><Relationship Id="rId510" Type="http://schemas.openxmlformats.org/officeDocument/2006/relationships/oleObject" Target="embeddings/oleObject264.bin"/><Relationship Id="rId191" Type="http://schemas.openxmlformats.org/officeDocument/2006/relationships/oleObject" Target="embeddings/oleObject96.bin"/><Relationship Id="rId205" Type="http://schemas.openxmlformats.org/officeDocument/2006/relationships/oleObject" Target="embeddings/oleObject103.bin"/><Relationship Id="rId247" Type="http://schemas.openxmlformats.org/officeDocument/2006/relationships/image" Target="media/image117.wmf"/><Relationship Id="rId412" Type="http://schemas.openxmlformats.org/officeDocument/2006/relationships/oleObject" Target="embeddings/oleObject210.bin"/><Relationship Id="rId107" Type="http://schemas.openxmlformats.org/officeDocument/2006/relationships/oleObject" Target="embeddings/oleObject49.bin"/><Relationship Id="rId289" Type="http://schemas.openxmlformats.org/officeDocument/2006/relationships/oleObject" Target="embeddings/oleObject149.bin"/><Relationship Id="rId454" Type="http://schemas.openxmlformats.org/officeDocument/2006/relationships/image" Target="media/image217.wmf"/><Relationship Id="rId496" Type="http://schemas.openxmlformats.org/officeDocument/2006/relationships/image" Target="media/image238.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3.wmf"/><Relationship Id="rId314" Type="http://schemas.openxmlformats.org/officeDocument/2006/relationships/oleObject" Target="embeddings/oleObject162.bin"/><Relationship Id="rId356" Type="http://schemas.openxmlformats.org/officeDocument/2006/relationships/image" Target="media/image166.wmf"/><Relationship Id="rId398" Type="http://schemas.openxmlformats.org/officeDocument/2006/relationships/oleObject" Target="embeddings/oleObject203.bin"/><Relationship Id="rId95" Type="http://schemas.openxmlformats.org/officeDocument/2006/relationships/oleObject" Target="embeddings/oleObject43.bin"/><Relationship Id="rId160" Type="http://schemas.openxmlformats.org/officeDocument/2006/relationships/oleObject" Target="embeddings/oleObject77.bin"/><Relationship Id="rId216" Type="http://schemas.openxmlformats.org/officeDocument/2006/relationships/image" Target="media/image101.wmf"/><Relationship Id="rId423" Type="http://schemas.openxmlformats.org/officeDocument/2006/relationships/image" Target="media/image201.png"/><Relationship Id="rId258" Type="http://schemas.openxmlformats.org/officeDocument/2006/relationships/oleObject" Target="embeddings/oleObject129.bin"/><Relationship Id="rId465" Type="http://schemas.openxmlformats.org/officeDocument/2006/relationships/oleObject" Target="embeddings/oleObject237.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image" Target="media/image57.wmf"/><Relationship Id="rId325" Type="http://schemas.openxmlformats.org/officeDocument/2006/relationships/image" Target="media/image151.wmf"/><Relationship Id="rId367" Type="http://schemas.openxmlformats.org/officeDocument/2006/relationships/image" Target="media/image173.wmf"/><Relationship Id="rId171" Type="http://schemas.openxmlformats.org/officeDocument/2006/relationships/oleObject" Target="embeddings/oleObject86.bin"/><Relationship Id="rId227" Type="http://schemas.openxmlformats.org/officeDocument/2006/relationships/oleObject" Target="embeddings/oleObject114.bin"/><Relationship Id="rId269" Type="http://schemas.openxmlformats.org/officeDocument/2006/relationships/oleObject" Target="embeddings/oleObject137.bin"/><Relationship Id="rId434" Type="http://schemas.openxmlformats.org/officeDocument/2006/relationships/image" Target="media/image207.wmf"/><Relationship Id="rId476" Type="http://schemas.openxmlformats.org/officeDocument/2006/relationships/image" Target="media/image227.wmf"/><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1.wmf"/><Relationship Id="rId336" Type="http://schemas.openxmlformats.org/officeDocument/2006/relationships/oleObject" Target="embeddings/oleObject173.bin"/><Relationship Id="rId501" Type="http://schemas.openxmlformats.org/officeDocument/2006/relationships/oleObject" Target="embeddings/oleObject255.bin"/><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image" Target="media/image84.wmf"/><Relationship Id="rId378" Type="http://schemas.openxmlformats.org/officeDocument/2006/relationships/oleObject" Target="embeddings/oleObject193.bin"/><Relationship Id="rId403" Type="http://schemas.openxmlformats.org/officeDocument/2006/relationships/image" Target="media/image191.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oleObject" Target="embeddings/oleObject226.bin"/><Relationship Id="rId487" Type="http://schemas.openxmlformats.org/officeDocument/2006/relationships/image" Target="media/image233.wmf"/><Relationship Id="rId291" Type="http://schemas.openxmlformats.org/officeDocument/2006/relationships/oleObject" Target="embeddings/oleObject150.bin"/><Relationship Id="rId305" Type="http://schemas.openxmlformats.org/officeDocument/2006/relationships/image" Target="media/image141.wmf"/><Relationship Id="rId347" Type="http://schemas.openxmlformats.org/officeDocument/2006/relationships/oleObject" Target="embeddings/oleObject179.bin"/><Relationship Id="rId512" Type="http://schemas.openxmlformats.org/officeDocument/2006/relationships/oleObject" Target="embeddings/oleObject266.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1.bin"/><Relationship Id="rId389" Type="http://schemas.openxmlformats.org/officeDocument/2006/relationships/image" Target="media/image184.wmf"/><Relationship Id="rId193" Type="http://schemas.openxmlformats.org/officeDocument/2006/relationships/oleObject" Target="embeddings/oleObject97.bin"/><Relationship Id="rId207" Type="http://schemas.openxmlformats.org/officeDocument/2006/relationships/oleObject" Target="embeddings/oleObject104.bin"/><Relationship Id="rId249" Type="http://schemas.openxmlformats.org/officeDocument/2006/relationships/image" Target="media/image118.wmf"/><Relationship Id="rId414" Type="http://schemas.openxmlformats.org/officeDocument/2006/relationships/oleObject" Target="embeddings/oleObject211.bin"/><Relationship Id="rId456" Type="http://schemas.openxmlformats.org/officeDocument/2006/relationships/image" Target="media/image218.wmf"/><Relationship Id="rId498" Type="http://schemas.openxmlformats.org/officeDocument/2006/relationships/image" Target="media/image239.wmf"/><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30.bin"/><Relationship Id="rId316" Type="http://schemas.openxmlformats.org/officeDocument/2006/relationships/oleObject" Target="embeddings/oleObject163.bin"/><Relationship Id="rId55" Type="http://schemas.openxmlformats.org/officeDocument/2006/relationships/image" Target="media/image25.wmf"/><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image" Target="media/image167.wmf"/><Relationship Id="rId162" Type="http://schemas.openxmlformats.org/officeDocument/2006/relationships/oleObject" Target="embeddings/oleObject79.bin"/><Relationship Id="rId218" Type="http://schemas.openxmlformats.org/officeDocument/2006/relationships/image" Target="media/image102.wmf"/><Relationship Id="rId425" Type="http://schemas.openxmlformats.org/officeDocument/2006/relationships/oleObject" Target="embeddings/oleObject216.bin"/><Relationship Id="rId467" Type="http://schemas.openxmlformats.org/officeDocument/2006/relationships/oleObject" Target="embeddings/oleObject238.bin"/><Relationship Id="rId271" Type="http://schemas.openxmlformats.org/officeDocument/2006/relationships/oleObject" Target="embeddings/oleObject138.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4.wmf"/><Relationship Id="rId327" Type="http://schemas.openxmlformats.org/officeDocument/2006/relationships/image" Target="media/image152.wmf"/><Relationship Id="rId369" Type="http://schemas.openxmlformats.org/officeDocument/2006/relationships/image" Target="media/image174.wmf"/><Relationship Id="rId173" Type="http://schemas.openxmlformats.org/officeDocument/2006/relationships/oleObject" Target="embeddings/oleObject87.bin"/><Relationship Id="rId229" Type="http://schemas.openxmlformats.org/officeDocument/2006/relationships/oleObject" Target="embeddings/oleObject115.bin"/><Relationship Id="rId380" Type="http://schemas.openxmlformats.org/officeDocument/2006/relationships/oleObject" Target="embeddings/oleObject194.bin"/><Relationship Id="rId436" Type="http://schemas.openxmlformats.org/officeDocument/2006/relationships/image" Target="media/image208.png"/><Relationship Id="rId240" Type="http://schemas.openxmlformats.org/officeDocument/2006/relationships/image" Target="media/image113.wmf"/><Relationship Id="rId478" Type="http://schemas.openxmlformats.org/officeDocument/2006/relationships/image" Target="media/image2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5B195-35EA-41E8-B425-5ADA91A52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34</Pages>
  <Words>9073</Words>
  <Characters>51717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3/17/2008</vt:lpstr>
    </vt:vector>
  </TitlesOfParts>
  <Company>Hamer Environmental</Company>
  <LinksUpToDate>false</LinksUpToDate>
  <CharactersWithSpaces>60669</CharactersWithSpaces>
  <SharedDoc>false</SharedDoc>
  <HLinks>
    <vt:vector size="6" baseType="variant">
      <vt:variant>
        <vt:i4>2687003</vt:i4>
      </vt:variant>
      <vt:variant>
        <vt:i4>6</vt:i4>
      </vt:variant>
      <vt:variant>
        <vt:i4>0</vt:i4>
      </vt:variant>
      <vt:variant>
        <vt:i4>5</vt:i4>
      </vt:variant>
      <vt:variant>
        <vt:lpwstr>mailto:Hamer@HamerEnvironmental.com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3/17/2008</dc:title>
  <dc:subject/>
  <dc:creator>Smooshie Lagooshie</dc:creator>
  <cp:keywords/>
  <dc:description/>
  <cp:lastModifiedBy>Lars Holmstrom</cp:lastModifiedBy>
  <cp:revision>60</cp:revision>
  <cp:lastPrinted>2009-02-05T19:51:00Z</cp:lastPrinted>
  <dcterms:created xsi:type="dcterms:W3CDTF">2010-01-17T06:51:00Z</dcterms:created>
  <dcterms:modified xsi:type="dcterms:W3CDTF">2010-01-17T22:21:00Z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references.bib</vt:lpwstr>
  </property>
  <property fmtid="{D5CDD505-2E9C-101B-9397-08002B2CF9AE}" pid="3" name="BIBSTYLE">
    <vt:lpwstr>IEEEtran</vt:lpwstr>
  </property>
  <property fmtid="{D5CDD505-2E9C-101B-9397-08002B2CF9AE}" pid="4" name="MTWinEqns">
    <vt:bool>true</vt:bool>
  </property>
</Properties>
</file>